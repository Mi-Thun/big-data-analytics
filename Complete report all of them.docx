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575ED" w14:textId="77777777" w:rsidR="009D2B0D" w:rsidRDefault="009D2B0D">
      <w:pPr>
        <w:spacing w:line="276" w:lineRule="auto"/>
        <w:jc w:val="both"/>
      </w:pPr>
    </w:p>
    <w:p w14:paraId="4F39EA40" w14:textId="77777777" w:rsidR="009D2B0D" w:rsidRDefault="0000000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A02412" wp14:editId="46947E5C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16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DC7B54" w14:textId="77777777" w:rsidR="009D2B0D" w:rsidRDefault="009D2B0D">
      <w:pPr>
        <w:spacing w:line="276" w:lineRule="auto"/>
        <w:jc w:val="both"/>
      </w:pPr>
    </w:p>
    <w:p w14:paraId="54743CCD" w14:textId="77777777" w:rsidR="009D2B0D" w:rsidRDefault="009D2B0D">
      <w:pPr>
        <w:spacing w:line="276" w:lineRule="auto"/>
        <w:jc w:val="both"/>
      </w:pPr>
    </w:p>
    <w:p w14:paraId="0A4D64E9" w14:textId="77777777" w:rsidR="009D2B0D" w:rsidRDefault="009D2B0D">
      <w:pPr>
        <w:spacing w:line="276" w:lineRule="auto"/>
        <w:jc w:val="both"/>
      </w:pPr>
    </w:p>
    <w:p w14:paraId="5624E95A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61191010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98A2502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63BA867B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05C604D6" w14:textId="77777777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CSE488: Big Data Analytics</w:t>
      </w:r>
    </w:p>
    <w:p w14:paraId="18B44BA7" w14:textId="77777777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[SPRING 2023]</w:t>
      </w:r>
    </w:p>
    <w:p w14:paraId="57C70B33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A0592F3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12E32B94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00B8231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448E58D5" w14:textId="3297D99A" w:rsidR="009D2B0D" w:rsidRDefault="009E723A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All Online Lab</w:t>
      </w:r>
    </w:p>
    <w:p w14:paraId="23F2C4B6" w14:textId="3B1E1685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MapReduce </w:t>
      </w:r>
      <w:r w:rsidR="0032065F">
        <w:rPr>
          <w:rFonts w:ascii="Palatino Linotype" w:eastAsia="Palatino Linotype" w:hAnsi="Palatino Linotype" w:cs="Palatino Linotype"/>
          <w:b/>
          <w:sz w:val="44"/>
          <w:szCs w:val="44"/>
        </w:rPr>
        <w:t>program</w:t>
      </w:r>
    </w:p>
    <w:p w14:paraId="33715216" w14:textId="77777777" w:rsidR="009D2B0D" w:rsidRDefault="009D2B0D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1D66D2E9" w14:textId="77777777" w:rsidR="009D2B0D" w:rsidRDefault="009D2B0D">
      <w:pPr>
        <w:spacing w:line="276" w:lineRule="auto"/>
        <w:rPr>
          <w:b/>
        </w:rPr>
      </w:pPr>
    </w:p>
    <w:p w14:paraId="3D767251" w14:textId="77777777" w:rsidR="009D2B0D" w:rsidRDefault="009D2B0D">
      <w:pPr>
        <w:spacing w:line="276" w:lineRule="auto"/>
        <w:rPr>
          <w:b/>
        </w:rPr>
      </w:pPr>
    </w:p>
    <w:p w14:paraId="040C647F" w14:textId="77777777" w:rsidR="009D2B0D" w:rsidRDefault="009D2B0D">
      <w:pPr>
        <w:spacing w:line="276" w:lineRule="auto"/>
        <w:rPr>
          <w:b/>
        </w:rPr>
      </w:pPr>
    </w:p>
    <w:p w14:paraId="6A781228" w14:textId="77777777" w:rsidR="009D2B0D" w:rsidRDefault="009D2B0D">
      <w:pPr>
        <w:spacing w:line="276" w:lineRule="auto"/>
        <w:rPr>
          <w:b/>
        </w:rPr>
      </w:pPr>
    </w:p>
    <w:p w14:paraId="1B5D8750" w14:textId="77777777" w:rsidR="009D2B0D" w:rsidRDefault="009D2B0D">
      <w:pPr>
        <w:spacing w:line="276" w:lineRule="auto"/>
        <w:rPr>
          <w:b/>
        </w:rPr>
      </w:pPr>
    </w:p>
    <w:p w14:paraId="6E1CC86C" w14:textId="77777777" w:rsidR="009D2B0D" w:rsidRDefault="00000000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Submitted by:</w:t>
      </w:r>
    </w:p>
    <w:p w14:paraId="6141D88F" w14:textId="77777777" w:rsidR="009D2B0D" w:rsidRDefault="009D2B0D">
      <w:pPr>
        <w:spacing w:line="276" w:lineRule="auto"/>
        <w:jc w:val="center"/>
        <w:rPr>
          <w:b/>
          <w:sz w:val="28"/>
          <w:szCs w:val="28"/>
        </w:rPr>
      </w:pPr>
    </w:p>
    <w:p w14:paraId="361DD392" w14:textId="77777777" w:rsidR="009D2B0D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Student ID: 2019-3-60-046</w:t>
      </w:r>
    </w:p>
    <w:p w14:paraId="14C88014" w14:textId="0683B573" w:rsidR="009D2B0D" w:rsidRDefault="00000000" w:rsidP="0032065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Student Name: Mohsenul Kabir Mithun</w:t>
      </w:r>
    </w:p>
    <w:p w14:paraId="05D4C1B7" w14:textId="4E184127" w:rsidR="009E723A" w:rsidRDefault="009E723A" w:rsidP="0032065F">
      <w:pPr>
        <w:spacing w:line="276" w:lineRule="auto"/>
        <w:jc w:val="center"/>
        <w:rPr>
          <w:sz w:val="28"/>
          <w:szCs w:val="28"/>
        </w:rPr>
      </w:pPr>
    </w:p>
    <w:p w14:paraId="13884D70" w14:textId="6F0F741D" w:rsidR="009E723A" w:rsidRDefault="009E723A" w:rsidP="0032065F">
      <w:pPr>
        <w:spacing w:line="276" w:lineRule="auto"/>
        <w:jc w:val="center"/>
        <w:rPr>
          <w:sz w:val="28"/>
          <w:szCs w:val="28"/>
        </w:rPr>
      </w:pPr>
    </w:p>
    <w:p w14:paraId="3EE65FBE" w14:textId="26F3C262" w:rsidR="009E723A" w:rsidRDefault="009E723A" w:rsidP="0032065F">
      <w:pPr>
        <w:spacing w:line="276" w:lineRule="auto"/>
        <w:jc w:val="center"/>
        <w:rPr>
          <w:sz w:val="28"/>
          <w:szCs w:val="28"/>
        </w:rPr>
      </w:pPr>
    </w:p>
    <w:p w14:paraId="7074F294" w14:textId="692522E5" w:rsidR="009E723A" w:rsidRPr="002D2274" w:rsidRDefault="009E723A" w:rsidP="0032065F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lastRenderedPageBreak/>
        <w:t>LAB 1</w:t>
      </w:r>
    </w:p>
    <w:p w14:paraId="7BCECB83" w14:textId="77777777" w:rsidR="002D2274" w:rsidRPr="002D2274" w:rsidRDefault="002D2274" w:rsidP="002D2274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**--------------------------------------------**</w:t>
      </w:r>
    </w:p>
    <w:p w14:paraId="3BBCC839" w14:textId="55AF559C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1. Find the Aircraft, country flying mission and target country for those missions in which time on target was less than 1000.</w:t>
      </w:r>
    </w:p>
    <w:p w14:paraId="4AF0E25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459F75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</w:p>
    <w:p w14:paraId="1A72AD2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3C68B3B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 = """</w:t>
      </w:r>
    </w:p>
    <w:p w14:paraId="17C430F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</w:t>
      </w:r>
      <w:proofErr w:type="spellStart"/>
      <w:r w:rsidRPr="009E723A">
        <w:rPr>
          <w:sz w:val="22"/>
          <w:szCs w:val="22"/>
        </w:rPr>
        <w:t>AirCraft</w:t>
      </w:r>
      <w:proofErr w:type="spellEnd"/>
      <w:r w:rsidRPr="009E723A">
        <w:rPr>
          <w:sz w:val="22"/>
          <w:szCs w:val="22"/>
        </w:rPr>
        <w:t xml:space="preserve">, </w:t>
      </w:r>
      <w:proofErr w:type="spellStart"/>
      <w:r w:rsidRPr="009E723A">
        <w:rPr>
          <w:sz w:val="22"/>
          <w:szCs w:val="22"/>
        </w:rPr>
        <w:t>ContryFlyingMission</w:t>
      </w:r>
      <w:proofErr w:type="spellEnd"/>
      <w:r w:rsidRPr="009E723A">
        <w:rPr>
          <w:sz w:val="22"/>
          <w:szCs w:val="22"/>
        </w:rPr>
        <w:t xml:space="preserve">, </w:t>
      </w:r>
      <w:proofErr w:type="spellStart"/>
      <w:r w:rsidRPr="009E723A">
        <w:rPr>
          <w:sz w:val="22"/>
          <w:szCs w:val="22"/>
        </w:rPr>
        <w:t>TargetCountry</w:t>
      </w:r>
      <w:proofErr w:type="spellEnd"/>
    </w:p>
    <w:p w14:paraId="5C96CB9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bombing_operation</w:t>
      </w:r>
      <w:proofErr w:type="spellEnd"/>
    </w:p>
    <w:p w14:paraId="200C6C1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WHERE </w:t>
      </w:r>
      <w:proofErr w:type="spellStart"/>
      <w:r w:rsidRPr="009E723A">
        <w:rPr>
          <w:sz w:val="22"/>
          <w:szCs w:val="22"/>
        </w:rPr>
        <w:t>TimeOnTarget</w:t>
      </w:r>
      <w:proofErr w:type="spellEnd"/>
      <w:r w:rsidRPr="009E723A">
        <w:rPr>
          <w:sz w:val="22"/>
          <w:szCs w:val="22"/>
        </w:rPr>
        <w:t xml:space="preserve"> &lt; 1000</w:t>
      </w:r>
    </w:p>
    <w:p w14:paraId="179B963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"""</w:t>
      </w:r>
    </w:p>
    <w:p w14:paraId="46DE3FA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573CBFAF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(query)</w:t>
      </w:r>
    </w:p>
    <w:p w14:paraId="50928A7E" w14:textId="499A230B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393F27D7" w14:textId="46E83F44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56CFFD93" w14:textId="3F378994" w:rsidR="004F0CE8" w:rsidRPr="009E723A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drawing>
          <wp:inline distT="0" distB="0" distL="0" distR="0" wp14:anchorId="50A5C75C" wp14:editId="59BA42BA">
            <wp:extent cx="5943600" cy="2981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EF86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5ACE520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 xml:space="preserve">2. Find the target country and the number of times they have been attacked. Show the </w:t>
      </w:r>
    </w:p>
    <w:p w14:paraId="382D182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result in descending order.</w:t>
      </w:r>
    </w:p>
    <w:p w14:paraId="35037811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6121E1F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</w:p>
    <w:p w14:paraId="6BE7A17E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302B3EE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 = """</w:t>
      </w:r>
    </w:p>
    <w:p w14:paraId="061925E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>) AS Attack</w:t>
      </w:r>
    </w:p>
    <w:p w14:paraId="0DD087D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bombing_operation</w:t>
      </w:r>
      <w:proofErr w:type="spellEnd"/>
    </w:p>
    <w:p w14:paraId="13F7B99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GROUP BY 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 xml:space="preserve"> </w:t>
      </w:r>
    </w:p>
    <w:p w14:paraId="2197AD1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ORDER BY COUNT(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>) DESC</w:t>
      </w:r>
    </w:p>
    <w:p w14:paraId="52D775D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"""</w:t>
      </w:r>
    </w:p>
    <w:p w14:paraId="2ED16F7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33ADC2F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(query)</w:t>
      </w:r>
    </w:p>
    <w:p w14:paraId="2C414C4D" w14:textId="599EC012" w:rsidR="004F0CE8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298D6501" w14:textId="66698746" w:rsidR="004F0CE8" w:rsidRPr="009E723A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lastRenderedPageBreak/>
        <w:drawing>
          <wp:inline distT="0" distB="0" distL="0" distR="0" wp14:anchorId="79777B5E" wp14:editId="13AC20B9">
            <wp:extent cx="5943600" cy="1666875"/>
            <wp:effectExtent l="0" t="0" r="0" b="952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2F12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0274E0B4" w14:textId="42742BEC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3. Find the target country which had been attacked most.</w:t>
      </w:r>
    </w:p>
    <w:p w14:paraId="7DC5C5F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8DD088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</w:p>
    <w:p w14:paraId="329CB9D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191A68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query1 = """</w:t>
      </w:r>
    </w:p>
    <w:p w14:paraId="0BAE387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NoOfAttack</w:t>
      </w:r>
      <w:proofErr w:type="spellEnd"/>
    </w:p>
    <w:p w14:paraId="35B952F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bombing_operation</w:t>
      </w:r>
      <w:proofErr w:type="spellEnd"/>
    </w:p>
    <w:p w14:paraId="21B0EC3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GROUP BY 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 xml:space="preserve"> </w:t>
      </w:r>
    </w:p>
    <w:p w14:paraId="1B62674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ORDER BY COUNT(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>) DESC</w:t>
      </w:r>
    </w:p>
    <w:p w14:paraId="291FCC5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"""</w:t>
      </w:r>
    </w:p>
    <w:p w14:paraId="43EF8B3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57BB78E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(query1)</w:t>
      </w:r>
    </w:p>
    <w:p w14:paraId="4E19B57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TempResult</w:t>
      </w:r>
      <w:proofErr w:type="spellEnd"/>
      <w:r w:rsidRPr="009E723A">
        <w:rPr>
          <w:sz w:val="22"/>
          <w:szCs w:val="22"/>
        </w:rPr>
        <w:t>')</w:t>
      </w:r>
    </w:p>
    <w:p w14:paraId="4B5392F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03AB7F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query2 = """</w:t>
      </w:r>
    </w:p>
    <w:p w14:paraId="47AF960E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*</w:t>
      </w:r>
    </w:p>
    <w:p w14:paraId="361C7A7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TempResult</w:t>
      </w:r>
      <w:proofErr w:type="spellEnd"/>
    </w:p>
    <w:p w14:paraId="7D92155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WHERE </w:t>
      </w:r>
      <w:proofErr w:type="spellStart"/>
      <w:r w:rsidRPr="009E723A">
        <w:rPr>
          <w:sz w:val="22"/>
          <w:szCs w:val="22"/>
        </w:rPr>
        <w:t>NoOfAttack</w:t>
      </w:r>
      <w:proofErr w:type="spellEnd"/>
      <w:r w:rsidRPr="009E723A">
        <w:rPr>
          <w:sz w:val="22"/>
          <w:szCs w:val="22"/>
        </w:rPr>
        <w:t xml:space="preserve"> = (SELECT MAX(</w:t>
      </w:r>
      <w:proofErr w:type="spellStart"/>
      <w:r w:rsidRPr="009E723A">
        <w:rPr>
          <w:sz w:val="22"/>
          <w:szCs w:val="22"/>
        </w:rPr>
        <w:t>NoOfAttack</w:t>
      </w:r>
      <w:proofErr w:type="spellEnd"/>
      <w:r w:rsidRPr="009E723A">
        <w:rPr>
          <w:sz w:val="22"/>
          <w:szCs w:val="22"/>
        </w:rPr>
        <w:t xml:space="preserve">) </w:t>
      </w:r>
    </w:p>
    <w:p w14:paraId="6849B81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                  FROM </w:t>
      </w:r>
      <w:proofErr w:type="spellStart"/>
      <w:r w:rsidRPr="009E723A">
        <w:rPr>
          <w:sz w:val="22"/>
          <w:szCs w:val="22"/>
        </w:rPr>
        <w:t>TempResult</w:t>
      </w:r>
      <w:proofErr w:type="spellEnd"/>
      <w:r w:rsidRPr="009E723A">
        <w:rPr>
          <w:sz w:val="22"/>
          <w:szCs w:val="22"/>
        </w:rPr>
        <w:t>)</w:t>
      </w:r>
    </w:p>
    <w:p w14:paraId="6F2761F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"""</w:t>
      </w:r>
    </w:p>
    <w:p w14:paraId="54E6B30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316FBDAF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(query2)</w:t>
      </w:r>
    </w:p>
    <w:p w14:paraId="26CCB2C0" w14:textId="6018EBBB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371842E5" w14:textId="38CB1C7D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310C452" w14:textId="34C31B63" w:rsidR="004F0CE8" w:rsidRPr="009E723A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drawing>
          <wp:inline distT="0" distB="0" distL="0" distR="0" wp14:anchorId="3BFE706B" wp14:editId="57D0E50E">
            <wp:extent cx="5943600" cy="733425"/>
            <wp:effectExtent l="0" t="0" r="0" b="9525"/>
            <wp:docPr id="29" name="Picture 2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30DE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25494F84" w14:textId="274773C9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4. Find the country flying mission which attacked most.</w:t>
      </w:r>
    </w:p>
    <w:p w14:paraId="7B31B990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087C40A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</w:p>
    <w:p w14:paraId="21C8843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2484BAA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query1 = """</w:t>
      </w:r>
    </w:p>
    <w:p w14:paraId="12FA350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</w:t>
      </w:r>
      <w:proofErr w:type="spellStart"/>
      <w:r w:rsidRPr="009E723A">
        <w:rPr>
          <w:sz w:val="22"/>
          <w:szCs w:val="22"/>
        </w:rPr>
        <w:t>ContryFlyingMission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ContryFlyingMission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NoOfFlyingMission</w:t>
      </w:r>
      <w:proofErr w:type="spellEnd"/>
    </w:p>
    <w:p w14:paraId="23D0E72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bombing_operation</w:t>
      </w:r>
      <w:proofErr w:type="spellEnd"/>
    </w:p>
    <w:p w14:paraId="20413B1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GROUP BY </w:t>
      </w:r>
      <w:proofErr w:type="spellStart"/>
      <w:r w:rsidRPr="009E723A">
        <w:rPr>
          <w:sz w:val="22"/>
          <w:szCs w:val="22"/>
        </w:rPr>
        <w:t>ContryFlyingMission</w:t>
      </w:r>
      <w:proofErr w:type="spellEnd"/>
      <w:r w:rsidRPr="009E723A">
        <w:rPr>
          <w:sz w:val="22"/>
          <w:szCs w:val="22"/>
        </w:rPr>
        <w:t xml:space="preserve"> </w:t>
      </w:r>
    </w:p>
    <w:p w14:paraId="0185568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ORDER BY COUNT(</w:t>
      </w:r>
      <w:proofErr w:type="spellStart"/>
      <w:r w:rsidRPr="009E723A">
        <w:rPr>
          <w:sz w:val="22"/>
          <w:szCs w:val="22"/>
        </w:rPr>
        <w:t>ContryFlyingMission</w:t>
      </w:r>
      <w:proofErr w:type="spellEnd"/>
      <w:r w:rsidRPr="009E723A">
        <w:rPr>
          <w:sz w:val="22"/>
          <w:szCs w:val="22"/>
        </w:rPr>
        <w:t>) DESC</w:t>
      </w:r>
    </w:p>
    <w:p w14:paraId="735512BE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lastRenderedPageBreak/>
        <w:t xml:space="preserve">       """</w:t>
      </w:r>
    </w:p>
    <w:p w14:paraId="21BCE87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72F737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(query1)</w:t>
      </w:r>
    </w:p>
    <w:p w14:paraId="226CE88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TempResult</w:t>
      </w:r>
      <w:proofErr w:type="spellEnd"/>
      <w:r w:rsidRPr="009E723A">
        <w:rPr>
          <w:sz w:val="22"/>
          <w:szCs w:val="22"/>
        </w:rPr>
        <w:t>')</w:t>
      </w:r>
    </w:p>
    <w:p w14:paraId="4721768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9CC2F8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query2 = """</w:t>
      </w:r>
    </w:p>
    <w:p w14:paraId="5948CAE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*</w:t>
      </w:r>
    </w:p>
    <w:p w14:paraId="589DC15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TempResult</w:t>
      </w:r>
      <w:proofErr w:type="spellEnd"/>
    </w:p>
    <w:p w14:paraId="370FC96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WHERE </w:t>
      </w:r>
      <w:proofErr w:type="spellStart"/>
      <w:r w:rsidRPr="009E723A">
        <w:rPr>
          <w:sz w:val="22"/>
          <w:szCs w:val="22"/>
        </w:rPr>
        <w:t>NoOfFlyingMission</w:t>
      </w:r>
      <w:proofErr w:type="spellEnd"/>
      <w:r w:rsidRPr="009E723A">
        <w:rPr>
          <w:sz w:val="22"/>
          <w:szCs w:val="22"/>
        </w:rPr>
        <w:t xml:space="preserve"> = (SELECT MAX(</w:t>
      </w:r>
      <w:proofErr w:type="spellStart"/>
      <w:r w:rsidRPr="009E723A">
        <w:rPr>
          <w:sz w:val="22"/>
          <w:szCs w:val="22"/>
        </w:rPr>
        <w:t>NoOfFlyingMission</w:t>
      </w:r>
      <w:proofErr w:type="spellEnd"/>
      <w:r w:rsidRPr="009E723A">
        <w:rPr>
          <w:sz w:val="22"/>
          <w:szCs w:val="22"/>
        </w:rPr>
        <w:t xml:space="preserve">) </w:t>
      </w:r>
    </w:p>
    <w:p w14:paraId="73AE4C3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                         FROM </w:t>
      </w:r>
      <w:proofErr w:type="spellStart"/>
      <w:r w:rsidRPr="009E723A">
        <w:rPr>
          <w:sz w:val="22"/>
          <w:szCs w:val="22"/>
        </w:rPr>
        <w:t>TempResult</w:t>
      </w:r>
      <w:proofErr w:type="spellEnd"/>
      <w:r w:rsidRPr="009E723A">
        <w:rPr>
          <w:sz w:val="22"/>
          <w:szCs w:val="22"/>
        </w:rPr>
        <w:t>)</w:t>
      </w:r>
    </w:p>
    <w:p w14:paraId="00AF6F2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"""</w:t>
      </w:r>
    </w:p>
    <w:p w14:paraId="65478DB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0514BD4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(query2)</w:t>
      </w:r>
    </w:p>
    <w:p w14:paraId="07AE7EF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4C49EE0C" w14:textId="7E6873AD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082AACB6" w14:textId="01F4409C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</w:pPr>
      <w:r w:rsidRPr="004F0CE8">
        <w:rPr>
          <w:noProof/>
        </w:rPr>
        <w:drawing>
          <wp:inline distT="0" distB="0" distL="0" distR="0" wp14:anchorId="13FB350C" wp14:editId="524F4702">
            <wp:extent cx="5943600" cy="8953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1FA" w14:textId="77777777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2ABDEBD4" w14:textId="7959499A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5. Find the take-off location and how many times they had used.</w:t>
      </w:r>
    </w:p>
    <w:p w14:paraId="71699E1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30CE70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</w:p>
    <w:p w14:paraId="3106D3A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DF3642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 = """</w:t>
      </w:r>
    </w:p>
    <w:p w14:paraId="2D56BB0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SELECT </w:t>
      </w:r>
      <w:proofErr w:type="spellStart"/>
      <w:r w:rsidRPr="009E723A">
        <w:rPr>
          <w:sz w:val="22"/>
          <w:szCs w:val="22"/>
        </w:rPr>
        <w:t>TakeoffLocation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TakeoffLocation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NoOfTakeoffLocation</w:t>
      </w:r>
      <w:proofErr w:type="spellEnd"/>
    </w:p>
    <w:p w14:paraId="7352140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FROM </w:t>
      </w:r>
      <w:proofErr w:type="spellStart"/>
      <w:r w:rsidRPr="009E723A">
        <w:rPr>
          <w:sz w:val="22"/>
          <w:szCs w:val="22"/>
        </w:rPr>
        <w:t>bombing_operation</w:t>
      </w:r>
      <w:proofErr w:type="spellEnd"/>
    </w:p>
    <w:p w14:paraId="2ED6F62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GROUP BY </w:t>
      </w:r>
      <w:proofErr w:type="spellStart"/>
      <w:r w:rsidRPr="009E723A">
        <w:rPr>
          <w:sz w:val="22"/>
          <w:szCs w:val="22"/>
        </w:rPr>
        <w:t>TakeoffLocation</w:t>
      </w:r>
      <w:proofErr w:type="spellEnd"/>
      <w:r w:rsidRPr="009E723A">
        <w:rPr>
          <w:sz w:val="22"/>
          <w:szCs w:val="22"/>
        </w:rPr>
        <w:t xml:space="preserve"> </w:t>
      </w:r>
    </w:p>
    <w:p w14:paraId="07AE3D9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"""</w:t>
      </w:r>
    </w:p>
    <w:p w14:paraId="427C9FC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20A15F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(query)</w:t>
      </w:r>
    </w:p>
    <w:p w14:paraId="17F996ED" w14:textId="6DD8AB3A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2C2DC4E3" w14:textId="72E6F2D5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7530670" w14:textId="4CD5ECAC" w:rsidR="009E723A" w:rsidRPr="009E723A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drawing>
          <wp:inline distT="0" distB="0" distL="0" distR="0" wp14:anchorId="08EF626D" wp14:editId="56E5E6D9">
            <wp:extent cx="5943600" cy="2590800"/>
            <wp:effectExtent l="0" t="0" r="0" b="0"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965B" w14:textId="572AE08F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lastRenderedPageBreak/>
        <w:t xml:space="preserve">6. Find the number of fighter jets from </w:t>
      </w:r>
      <w:proofErr w:type="spellStart"/>
      <w:r w:rsidRPr="009E723A">
        <w:rPr>
          <w:b/>
          <w:bCs/>
        </w:rPr>
        <w:t>Aircraft_Glossary</w:t>
      </w:r>
      <w:proofErr w:type="spellEnd"/>
      <w:r w:rsidRPr="009E723A">
        <w:rPr>
          <w:b/>
          <w:bCs/>
        </w:rPr>
        <w:t>.</w:t>
      </w:r>
    </w:p>
    <w:p w14:paraId="22F5C10B" w14:textId="77777777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</w:p>
    <w:p w14:paraId="4A62CCD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Aircraft_Glossary.createOrReplaceTempView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aircraft_glossary</w:t>
      </w:r>
      <w:proofErr w:type="spellEnd"/>
      <w:r w:rsidRPr="009E723A">
        <w:rPr>
          <w:sz w:val="22"/>
          <w:szCs w:val="22"/>
        </w:rPr>
        <w:t>')</w:t>
      </w:r>
    </w:p>
    <w:p w14:paraId="4B584AC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1538F6B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 = """</w:t>
      </w:r>
    </w:p>
    <w:p w14:paraId="455D256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SELECT COUNT(</w:t>
      </w:r>
      <w:proofErr w:type="spellStart"/>
      <w:r w:rsidRPr="009E723A">
        <w:rPr>
          <w:sz w:val="22"/>
          <w:szCs w:val="22"/>
        </w:rPr>
        <w:t>AirCraftType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TotalNoOfFighterJet</w:t>
      </w:r>
      <w:proofErr w:type="spellEnd"/>
    </w:p>
    <w:p w14:paraId="21704A8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FROM </w:t>
      </w:r>
      <w:proofErr w:type="spellStart"/>
      <w:r w:rsidRPr="009E723A">
        <w:rPr>
          <w:sz w:val="22"/>
          <w:szCs w:val="22"/>
        </w:rPr>
        <w:t>aircraft_glossary</w:t>
      </w:r>
      <w:proofErr w:type="spellEnd"/>
    </w:p>
    <w:p w14:paraId="6BE8687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WHERE </w:t>
      </w:r>
      <w:proofErr w:type="spellStart"/>
      <w:r w:rsidRPr="009E723A">
        <w:rPr>
          <w:sz w:val="22"/>
          <w:szCs w:val="22"/>
        </w:rPr>
        <w:t>AirCraftType</w:t>
      </w:r>
      <w:proofErr w:type="spellEnd"/>
      <w:r w:rsidRPr="009E723A">
        <w:rPr>
          <w:sz w:val="22"/>
          <w:szCs w:val="22"/>
        </w:rPr>
        <w:t xml:space="preserve"> == 'Fighter Jet'</w:t>
      </w:r>
    </w:p>
    <w:p w14:paraId="4DFCC9B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"""</w:t>
      </w:r>
    </w:p>
    <w:p w14:paraId="75D350B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6CC512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(query)</w:t>
      </w:r>
    </w:p>
    <w:p w14:paraId="2752028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0960140B" w14:textId="45E55428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09DA5BED" w14:textId="08C626FF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4F0CE8">
        <w:rPr>
          <w:b/>
          <w:bCs/>
          <w:noProof/>
        </w:rPr>
        <w:drawing>
          <wp:inline distT="0" distB="0" distL="0" distR="0" wp14:anchorId="6DC2F365" wp14:editId="7033A20F">
            <wp:extent cx="5943600" cy="666750"/>
            <wp:effectExtent l="0" t="0" r="0" b="0"/>
            <wp:docPr id="32" name="Picture 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AC80" w14:textId="77777777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04605998" w14:textId="46ADE8EA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>7. Find the number of different types aircraft for each air craft type.</w:t>
      </w:r>
    </w:p>
    <w:p w14:paraId="71FCD1A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7F59BD1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Aircraft_Glossary.createOrReplaceTempView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aircraft_glossary</w:t>
      </w:r>
      <w:proofErr w:type="spellEnd"/>
      <w:r w:rsidRPr="009E723A">
        <w:rPr>
          <w:sz w:val="22"/>
          <w:szCs w:val="22"/>
        </w:rPr>
        <w:t>')</w:t>
      </w:r>
    </w:p>
    <w:p w14:paraId="30B8D16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3D4674E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 = """</w:t>
      </w:r>
    </w:p>
    <w:p w14:paraId="52FF678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SELECT </w:t>
      </w:r>
      <w:proofErr w:type="spellStart"/>
      <w:r w:rsidRPr="009E723A">
        <w:rPr>
          <w:sz w:val="22"/>
          <w:szCs w:val="22"/>
        </w:rPr>
        <w:t>AirCraftType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AirCraftType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NoOfAirCraftType</w:t>
      </w:r>
      <w:proofErr w:type="spellEnd"/>
    </w:p>
    <w:p w14:paraId="2B33AD4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FROM </w:t>
      </w:r>
      <w:proofErr w:type="spellStart"/>
      <w:r w:rsidRPr="009E723A">
        <w:rPr>
          <w:sz w:val="22"/>
          <w:szCs w:val="22"/>
        </w:rPr>
        <w:t>aircraft_glossary</w:t>
      </w:r>
      <w:proofErr w:type="spellEnd"/>
    </w:p>
    <w:p w14:paraId="788BC46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GROUP BY </w:t>
      </w:r>
      <w:proofErr w:type="spellStart"/>
      <w:r w:rsidRPr="009E723A">
        <w:rPr>
          <w:sz w:val="22"/>
          <w:szCs w:val="22"/>
        </w:rPr>
        <w:t>AirCraftType</w:t>
      </w:r>
      <w:proofErr w:type="spellEnd"/>
    </w:p>
    <w:p w14:paraId="24FA791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"""</w:t>
      </w:r>
    </w:p>
    <w:p w14:paraId="380325F7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BD455AF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(query)</w:t>
      </w:r>
    </w:p>
    <w:p w14:paraId="4BE81C6D" w14:textId="3B36E195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4378F41C" w14:textId="1239ADFE" w:rsid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22975332" w14:textId="682DB01D" w:rsidR="009E723A" w:rsidRPr="004F0CE8" w:rsidRDefault="004F0CE8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drawing>
          <wp:inline distT="0" distB="0" distL="0" distR="0" wp14:anchorId="62A8A624" wp14:editId="19979B4E">
            <wp:extent cx="5943600" cy="3095625"/>
            <wp:effectExtent l="0" t="0" r="0" b="9525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3B4" w14:textId="7D46C5E9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lastRenderedPageBreak/>
        <w:t>8. Find the aircraft name which had used most in attacks.</w:t>
      </w:r>
      <w:r w:rsidRPr="009E723A">
        <w:rPr>
          <w:b/>
          <w:bCs/>
        </w:rPr>
        <w:tab/>
      </w:r>
    </w:p>
    <w:p w14:paraId="437B87D7" w14:textId="18CD3A44" w:rsidR="009E723A" w:rsidRDefault="009E723A" w:rsidP="009E723A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  <w:t xml:space="preserve">    </w:t>
      </w:r>
    </w:p>
    <w:p w14:paraId="75170E7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Aircraft_Glossary.createOrReplaceTempView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aircraft_glossary</w:t>
      </w:r>
      <w:proofErr w:type="spellEnd"/>
      <w:r w:rsidRPr="009E723A">
        <w:rPr>
          <w:sz w:val="22"/>
          <w:szCs w:val="22"/>
        </w:rPr>
        <w:t>')</w:t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 </w:t>
      </w:r>
    </w:p>
    <w:p w14:paraId="10937A8D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Bombing_Operations.createOrReplaceTempView</w:t>
      </w:r>
      <w:proofErr w:type="spellEnd"/>
      <w:r w:rsidRPr="009E723A">
        <w:rPr>
          <w:sz w:val="22"/>
          <w:szCs w:val="22"/>
        </w:rPr>
        <w:t>('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>')</w:t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 </w:t>
      </w:r>
    </w:p>
    <w:p w14:paraId="04D11C1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</w:t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 </w:t>
      </w:r>
    </w:p>
    <w:p w14:paraId="652E451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query1= """</w:t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</w:t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 </w:t>
      </w:r>
    </w:p>
    <w:p w14:paraId="3B1C59F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SELECT </w:t>
      </w:r>
      <w:proofErr w:type="spellStart"/>
      <w:r w:rsidRPr="009E723A">
        <w:rPr>
          <w:sz w:val="22"/>
          <w:szCs w:val="22"/>
        </w:rPr>
        <w:t>AirCraftName</w:t>
      </w:r>
      <w:proofErr w:type="spellEnd"/>
      <w:r w:rsidRPr="009E723A">
        <w:rPr>
          <w:sz w:val="22"/>
          <w:szCs w:val="22"/>
        </w:rPr>
        <w:t xml:space="preserve">, </w:t>
      </w:r>
      <w:proofErr w:type="spellStart"/>
      <w:r w:rsidRPr="009E723A">
        <w:rPr>
          <w:sz w:val="22"/>
          <w:szCs w:val="22"/>
        </w:rPr>
        <w:t>TargetCountry</w:t>
      </w:r>
      <w:proofErr w:type="spellEnd"/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</w:r>
      <w:r w:rsidRPr="009E723A">
        <w:rPr>
          <w:sz w:val="22"/>
          <w:szCs w:val="22"/>
        </w:rPr>
        <w:tab/>
        <w:t xml:space="preserve">    </w:t>
      </w:r>
    </w:p>
    <w:p w14:paraId="49B3584E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FROM </w:t>
      </w:r>
      <w:proofErr w:type="spellStart"/>
      <w:r w:rsidRPr="009E723A">
        <w:rPr>
          <w:sz w:val="22"/>
          <w:szCs w:val="22"/>
        </w:rPr>
        <w:t>aircraft_glossary</w:t>
      </w:r>
      <w:proofErr w:type="spellEnd"/>
      <w:r w:rsidRPr="009E723A">
        <w:rPr>
          <w:sz w:val="22"/>
          <w:szCs w:val="22"/>
        </w:rPr>
        <w:t xml:space="preserve"> A, </w:t>
      </w:r>
      <w:proofErr w:type="spellStart"/>
      <w:r w:rsidRPr="009E723A">
        <w:rPr>
          <w:sz w:val="22"/>
          <w:szCs w:val="22"/>
        </w:rPr>
        <w:t>bombing_operation</w:t>
      </w:r>
      <w:proofErr w:type="spellEnd"/>
      <w:r w:rsidRPr="009E723A">
        <w:rPr>
          <w:sz w:val="22"/>
          <w:szCs w:val="22"/>
        </w:rPr>
        <w:t xml:space="preserve"> B</w:t>
      </w:r>
    </w:p>
    <w:p w14:paraId="004F7571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WHERE </w:t>
      </w:r>
      <w:proofErr w:type="spellStart"/>
      <w:r w:rsidRPr="009E723A">
        <w:rPr>
          <w:sz w:val="22"/>
          <w:szCs w:val="22"/>
        </w:rPr>
        <w:t>A.AirCraft</w:t>
      </w:r>
      <w:proofErr w:type="spellEnd"/>
      <w:r w:rsidRPr="009E723A">
        <w:rPr>
          <w:sz w:val="22"/>
          <w:szCs w:val="22"/>
        </w:rPr>
        <w:t xml:space="preserve"> = </w:t>
      </w:r>
      <w:proofErr w:type="spellStart"/>
      <w:r w:rsidRPr="009E723A">
        <w:rPr>
          <w:sz w:val="22"/>
          <w:szCs w:val="22"/>
        </w:rPr>
        <w:t>B.AirCraft</w:t>
      </w:r>
      <w:proofErr w:type="spellEnd"/>
    </w:p>
    <w:p w14:paraId="0359200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"""</w:t>
      </w:r>
    </w:p>
    <w:p w14:paraId="0D2DA9CC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(query1)</w:t>
      </w:r>
    </w:p>
    <w:p w14:paraId="2BD7BA62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0E1608E6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result.createOrReplaceTempView</w:t>
      </w:r>
      <w:proofErr w:type="spellEnd"/>
      <w:r w:rsidRPr="009E723A">
        <w:rPr>
          <w:sz w:val="22"/>
          <w:szCs w:val="22"/>
        </w:rPr>
        <w:t>("TempResult1")</w:t>
      </w:r>
    </w:p>
    <w:p w14:paraId="7E601FBA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8AE25A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query2 = """</w:t>
      </w:r>
    </w:p>
    <w:p w14:paraId="5BE782A9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SELECT </w:t>
      </w:r>
      <w:proofErr w:type="spellStart"/>
      <w:r w:rsidRPr="009E723A">
        <w:rPr>
          <w:sz w:val="22"/>
          <w:szCs w:val="22"/>
        </w:rPr>
        <w:t>AirCraftName</w:t>
      </w:r>
      <w:proofErr w:type="spellEnd"/>
      <w:r w:rsidRPr="009E723A">
        <w:rPr>
          <w:sz w:val="22"/>
          <w:szCs w:val="22"/>
        </w:rPr>
        <w:t>, COUNT(</w:t>
      </w:r>
      <w:proofErr w:type="spellStart"/>
      <w:r w:rsidRPr="009E723A">
        <w:rPr>
          <w:sz w:val="22"/>
          <w:szCs w:val="22"/>
        </w:rPr>
        <w:t>AirCraftName</w:t>
      </w:r>
      <w:proofErr w:type="spellEnd"/>
      <w:r w:rsidRPr="009E723A">
        <w:rPr>
          <w:sz w:val="22"/>
          <w:szCs w:val="22"/>
        </w:rPr>
        <w:t xml:space="preserve">) as </w:t>
      </w:r>
      <w:proofErr w:type="spellStart"/>
      <w:r w:rsidRPr="009E723A">
        <w:rPr>
          <w:sz w:val="22"/>
          <w:szCs w:val="22"/>
        </w:rPr>
        <w:t>NoOfAirCraftName</w:t>
      </w:r>
      <w:proofErr w:type="spellEnd"/>
    </w:p>
    <w:p w14:paraId="5B8C650F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FROM TempResult1</w:t>
      </w:r>
    </w:p>
    <w:p w14:paraId="340DDE3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GROUP BY </w:t>
      </w:r>
      <w:proofErr w:type="spellStart"/>
      <w:r w:rsidRPr="009E723A">
        <w:rPr>
          <w:sz w:val="22"/>
          <w:szCs w:val="22"/>
        </w:rPr>
        <w:t>AirCraftName</w:t>
      </w:r>
      <w:proofErr w:type="spellEnd"/>
    </w:p>
    <w:p w14:paraId="1312E828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"""</w:t>
      </w:r>
    </w:p>
    <w:p w14:paraId="576109E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(query2)</w:t>
      </w:r>
    </w:p>
    <w:p w14:paraId="40C554FB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D5A034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result.createOrReplaceTempView</w:t>
      </w:r>
      <w:proofErr w:type="spellEnd"/>
      <w:r w:rsidRPr="009E723A">
        <w:rPr>
          <w:sz w:val="22"/>
          <w:szCs w:val="22"/>
        </w:rPr>
        <w:t>("TempResult2")</w:t>
      </w:r>
    </w:p>
    <w:p w14:paraId="313C18A0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989928E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>query3 = """</w:t>
      </w:r>
    </w:p>
    <w:p w14:paraId="5DC8490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SELECT *</w:t>
      </w:r>
    </w:p>
    <w:p w14:paraId="67A6332F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FROM TempResult2</w:t>
      </w:r>
    </w:p>
    <w:p w14:paraId="6E068144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WHERE </w:t>
      </w:r>
      <w:proofErr w:type="spellStart"/>
      <w:r w:rsidRPr="009E723A">
        <w:rPr>
          <w:sz w:val="22"/>
          <w:szCs w:val="22"/>
        </w:rPr>
        <w:t>NoOfAirCraftName</w:t>
      </w:r>
      <w:proofErr w:type="spellEnd"/>
      <w:r w:rsidRPr="009E723A">
        <w:rPr>
          <w:sz w:val="22"/>
          <w:szCs w:val="22"/>
        </w:rPr>
        <w:t xml:space="preserve"> == (SELECT MAX(</w:t>
      </w:r>
      <w:proofErr w:type="spellStart"/>
      <w:r w:rsidRPr="009E723A">
        <w:rPr>
          <w:sz w:val="22"/>
          <w:szCs w:val="22"/>
        </w:rPr>
        <w:t>NoOfAirCraftName</w:t>
      </w:r>
      <w:proofErr w:type="spellEnd"/>
      <w:r w:rsidRPr="009E723A">
        <w:rPr>
          <w:sz w:val="22"/>
          <w:szCs w:val="22"/>
        </w:rPr>
        <w:t xml:space="preserve">) </w:t>
      </w:r>
    </w:p>
    <w:p w14:paraId="0A99FCD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                            FROM TempResult2 )</w:t>
      </w:r>
    </w:p>
    <w:p w14:paraId="5084EC83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          """</w:t>
      </w:r>
    </w:p>
    <w:p w14:paraId="167250D5" w14:textId="77777777" w:rsidR="009E723A" w:rsidRPr="009E723A" w:rsidRDefault="009E723A" w:rsidP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9E723A">
        <w:rPr>
          <w:sz w:val="22"/>
          <w:szCs w:val="22"/>
        </w:rPr>
        <w:t xml:space="preserve">result = </w:t>
      </w:r>
      <w:proofErr w:type="spellStart"/>
      <w:r w:rsidRPr="009E723A">
        <w:rPr>
          <w:sz w:val="22"/>
          <w:szCs w:val="22"/>
        </w:rPr>
        <w:t>spark.sql</w:t>
      </w:r>
      <w:proofErr w:type="spellEnd"/>
      <w:r w:rsidRPr="009E723A">
        <w:rPr>
          <w:sz w:val="22"/>
          <w:szCs w:val="22"/>
        </w:rPr>
        <w:t>(query3)</w:t>
      </w:r>
    </w:p>
    <w:p w14:paraId="2CB543CA" w14:textId="3BCA2BE4" w:rsidR="009E723A" w:rsidRDefault="009E72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proofErr w:type="spellStart"/>
      <w:r w:rsidRPr="009E723A">
        <w:rPr>
          <w:sz w:val="22"/>
          <w:szCs w:val="22"/>
        </w:rPr>
        <w:t>result.show</w:t>
      </w:r>
      <w:proofErr w:type="spellEnd"/>
      <w:r w:rsidRPr="009E723A">
        <w:rPr>
          <w:sz w:val="22"/>
          <w:szCs w:val="22"/>
        </w:rPr>
        <w:t>()</w:t>
      </w:r>
    </w:p>
    <w:p w14:paraId="56029E1F" w14:textId="3D78F25D" w:rsidR="004F0CE8" w:rsidRDefault="004F0CE8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63F6B139" w14:textId="46EF7165" w:rsidR="004F0CE8" w:rsidRDefault="004F0CE8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4F0CE8">
        <w:rPr>
          <w:noProof/>
          <w:sz w:val="22"/>
          <w:szCs w:val="22"/>
        </w:rPr>
        <w:drawing>
          <wp:inline distT="0" distB="0" distL="0" distR="0" wp14:anchorId="372A6601" wp14:editId="23911F4E">
            <wp:extent cx="5943600" cy="847725"/>
            <wp:effectExtent l="0" t="0" r="0" b="952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FBAB" w14:textId="116AA5B1" w:rsidR="004F0CE8" w:rsidRDefault="004F0CE8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43632D2D" w14:textId="77777777" w:rsidR="004F0CE8" w:rsidRPr="009E723A" w:rsidRDefault="004F0CE8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</w:p>
    <w:p w14:paraId="5F7397DF" w14:textId="44FDF30A" w:rsidR="009E723A" w:rsidRPr="002D2274" w:rsidRDefault="009E723A" w:rsidP="009E723A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t xml:space="preserve">LAB </w:t>
      </w:r>
      <w:r w:rsidR="004B0562" w:rsidRPr="002D2274">
        <w:rPr>
          <w:b/>
          <w:bCs/>
          <w:sz w:val="28"/>
          <w:szCs w:val="28"/>
        </w:rPr>
        <w:t>3</w:t>
      </w:r>
    </w:p>
    <w:p w14:paraId="01CA8F79" w14:textId="77777777" w:rsidR="002D2274" w:rsidRPr="002D2274" w:rsidRDefault="002D2274" w:rsidP="002D2274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**--------------------------------------------**</w:t>
      </w:r>
    </w:p>
    <w:p w14:paraId="0BB47C40" w14:textId="77777777" w:rsidR="004B0562" w:rsidRDefault="004B0562" w:rsidP="004B0562">
      <w:pPr>
        <w:pStyle w:val="NormalWeb"/>
        <w:spacing w:before="0" w:beforeAutospacing="0" w:after="0" w:afterAutospacing="0"/>
      </w:pPr>
      <w:r>
        <w:rPr>
          <w:b/>
          <w:bCs/>
          <w:color w:val="000000"/>
          <w:u w:val="single"/>
        </w:rPr>
        <w:t xml:space="preserve">Creating a Hadoop project in Eclipse: </w:t>
      </w:r>
      <w:r>
        <w:rPr>
          <w:b/>
          <w:bCs/>
          <w:color w:val="000000"/>
        </w:rPr>
        <w:t xml:space="preserve">(MapReduce used </w:t>
      </w:r>
      <w:r w:rsidRPr="004B0562">
        <w:rPr>
          <w:b/>
          <w:bCs/>
          <w:color w:val="000000"/>
        </w:rPr>
        <w:t xml:space="preserve">for </w:t>
      </w:r>
      <w:proofErr w:type="spellStart"/>
      <w:r w:rsidRPr="004B0562">
        <w:rPr>
          <w:rFonts w:ascii="Roboto" w:hAnsi="Roboto"/>
          <w:b/>
          <w:bCs/>
          <w:color w:val="3C4043"/>
          <w:spacing w:val="3"/>
          <w:sz w:val="21"/>
          <w:szCs w:val="21"/>
        </w:rPr>
        <w:t>SumCalculator</w:t>
      </w:r>
      <w:proofErr w:type="spellEnd"/>
      <w:r>
        <w:rPr>
          <w:b/>
          <w:bCs/>
          <w:color w:val="000000"/>
        </w:rPr>
        <w:t>)</w:t>
      </w:r>
    </w:p>
    <w:p w14:paraId="260F4E1C" w14:textId="77777777" w:rsidR="004B0562" w:rsidRPr="00672438" w:rsidRDefault="004B0562" w:rsidP="004B0562">
      <w:pPr>
        <w:pStyle w:val="NormalWeb"/>
        <w:spacing w:before="0" w:beforeAutospacing="0" w:after="0" w:afterAutospacing="0"/>
      </w:pPr>
      <w:r w:rsidRPr="00672438">
        <w:rPr>
          <w:b/>
          <w:bCs/>
          <w:color w:val="000000"/>
        </w:rPr>
        <w:sym w:font="Wingdings" w:char="F0E0"/>
      </w:r>
      <w:r>
        <w:rPr>
          <w:b/>
          <w:bCs/>
          <w:color w:val="000000"/>
        </w:rPr>
        <w:t xml:space="preserve"> MapReduce Program for </w:t>
      </w:r>
      <w:proofErr w:type="spellStart"/>
      <w:r w:rsidRPr="004B0562">
        <w:rPr>
          <w:rFonts w:ascii="Roboto" w:hAnsi="Roboto"/>
          <w:b/>
          <w:bCs/>
          <w:color w:val="3C4043"/>
          <w:spacing w:val="3"/>
          <w:sz w:val="21"/>
          <w:szCs w:val="21"/>
        </w:rPr>
        <w:t>SumCalculator</w:t>
      </w:r>
      <w:proofErr w:type="spellEnd"/>
      <w:r w:rsidRPr="004B0562">
        <w:rPr>
          <w:b/>
          <w:bCs/>
          <w:color w:val="000000"/>
        </w:rPr>
        <w:t>:</w:t>
      </w:r>
    </w:p>
    <w:p w14:paraId="34345E1E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1. Open Eclipse IDE</w:t>
      </w:r>
    </w:p>
    <w:p w14:paraId="580B657C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2. Copy 'training' project and paste it on same place by name it "</w:t>
      </w:r>
      <w:r w:rsidRPr="00672438">
        <w:rPr>
          <w:b/>
          <w:bCs/>
          <w:color w:val="000000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SumCalculator</w:t>
      </w:r>
      <w:proofErr w:type="spellEnd"/>
      <w:r>
        <w:rPr>
          <w:color w:val="000000"/>
        </w:rPr>
        <w:t xml:space="preserve"> "</w:t>
      </w:r>
    </w:p>
    <w:p w14:paraId="484135EA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3. Expand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SumCalculator</w:t>
      </w:r>
      <w:proofErr w:type="spellEnd"/>
      <w:r>
        <w:rPr>
          <w:color w:val="000000"/>
        </w:rPr>
        <w:t xml:space="preserve"> </w:t>
      </w:r>
      <w:r w:rsidRPr="00672438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 </w:t>
      </w:r>
      <w:r w:rsidRPr="00672438">
        <w:rPr>
          <w:color w:val="000000"/>
        </w:rPr>
        <w:sym w:font="Wingdings" w:char="F0E0"/>
      </w:r>
      <w:r>
        <w:rPr>
          <w:color w:val="000000"/>
        </w:rPr>
        <w:t xml:space="preserve"> (default package)</w:t>
      </w:r>
    </w:p>
    <w:p w14:paraId="08BE331E" w14:textId="77777777" w:rsidR="004B0562" w:rsidRDefault="004B0562" w:rsidP="004B0562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>4. Rename 4 of 3 java files are "</w:t>
      </w:r>
      <w:r w:rsidRPr="00254C2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SumCalculator</w:t>
      </w:r>
      <w:r>
        <w:rPr>
          <w:color w:val="000000"/>
        </w:rPr>
        <w:t>.java", "</w:t>
      </w:r>
      <w:r w:rsidRPr="00254C2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SumReducer</w:t>
      </w:r>
      <w:r>
        <w:rPr>
          <w:color w:val="000000"/>
        </w:rPr>
        <w:t>.java", "</w:t>
      </w:r>
      <w:r w:rsidRPr="00254C2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SumMapper</w:t>
      </w:r>
      <w:r>
        <w:rPr>
          <w:color w:val="000000"/>
        </w:rPr>
        <w:t>.java" and replace the code that I provide bellow,</w:t>
      </w:r>
    </w:p>
    <w:p w14:paraId="03BBC8F7" w14:textId="77777777" w:rsidR="004B0562" w:rsidRPr="00672438" w:rsidRDefault="004B0562" w:rsidP="004B0562"/>
    <w:p w14:paraId="56194EA5" w14:textId="77777777" w:rsidR="004B0562" w:rsidRDefault="004B0562" w:rsidP="004B0562">
      <w:r w:rsidRPr="00EA2CE6">
        <w:rPr>
          <w:noProof/>
        </w:rPr>
        <w:lastRenderedPageBreak/>
        <w:drawing>
          <wp:inline distT="0" distB="0" distL="0" distR="0" wp14:anchorId="7D469836" wp14:editId="184A45DC">
            <wp:extent cx="5943600" cy="1959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0282" w14:textId="77777777" w:rsidR="004B0562" w:rsidRDefault="004B0562" w:rsidP="004B0562"/>
    <w:p w14:paraId="09CC04A7" w14:textId="77777777" w:rsidR="004B0562" w:rsidRDefault="004B0562" w:rsidP="004B0562">
      <w:r w:rsidRPr="00EA2CE6">
        <w:rPr>
          <w:noProof/>
        </w:rPr>
        <w:drawing>
          <wp:inline distT="0" distB="0" distL="0" distR="0" wp14:anchorId="7466B9B3" wp14:editId="23EEEB62">
            <wp:extent cx="5943600" cy="196659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42D2" w14:textId="77777777" w:rsidR="004B0562" w:rsidRDefault="004B0562" w:rsidP="004B0562"/>
    <w:p w14:paraId="609F6F6B" w14:textId="77777777" w:rsidR="004B0562" w:rsidRDefault="004B0562" w:rsidP="004B0562">
      <w:r>
        <w:rPr>
          <w:noProof/>
        </w:rPr>
        <w:drawing>
          <wp:inline distT="0" distB="0" distL="0" distR="0" wp14:anchorId="1FC8E30C" wp14:editId="78BB1208">
            <wp:extent cx="5943600" cy="196659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2E5" w14:textId="77777777" w:rsidR="004B0562" w:rsidRDefault="004B0562" w:rsidP="004B0562"/>
    <w:p w14:paraId="234D4208" w14:textId="77777777" w:rsidR="004B0562" w:rsidRDefault="004B0562" w:rsidP="004B0562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>5. Right click on '</w:t>
      </w:r>
      <w:r w:rsidRPr="00254C2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SumCalculator</w:t>
      </w:r>
      <w:proofErr w:type="spellEnd"/>
      <w:r>
        <w:rPr>
          <w:color w:val="000000"/>
        </w:rPr>
        <w:t xml:space="preserve"> ' project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  export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java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select jar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Next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give a jar file name as "Sum.jar"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Next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Next</w:t>
      </w:r>
      <w:proofErr w:type="spellEnd"/>
      <w:r>
        <w:rPr>
          <w:color w:val="000000"/>
        </w:rPr>
        <w:t xml:space="preserve"> </w:t>
      </w:r>
      <w:r w:rsidRPr="00254C21">
        <w:rPr>
          <w:color w:val="000000"/>
        </w:rPr>
        <w:sym w:font="Wingdings" w:char="F0E0"/>
      </w:r>
      <w:r>
        <w:rPr>
          <w:color w:val="000000"/>
        </w:rPr>
        <w:t xml:space="preserve"> Finish</w:t>
      </w:r>
    </w:p>
    <w:p w14:paraId="65EAE387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6. Avoid if any error message occurs.</w:t>
      </w:r>
    </w:p>
    <w:p w14:paraId="7F279BD7" w14:textId="77777777" w:rsidR="004B0562" w:rsidRPr="00254C21" w:rsidRDefault="004B0562" w:rsidP="004B0562"/>
    <w:p w14:paraId="2D92733A" w14:textId="77777777" w:rsidR="004B0562" w:rsidRDefault="004B0562" w:rsidP="004B0562">
      <w:r w:rsidRPr="00EA2CE6">
        <w:rPr>
          <w:noProof/>
        </w:rPr>
        <w:lastRenderedPageBreak/>
        <w:drawing>
          <wp:inline distT="0" distB="0" distL="0" distR="0" wp14:anchorId="3BAFB278" wp14:editId="5E5E7F48">
            <wp:extent cx="5943600" cy="3028315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61A" w14:textId="77777777" w:rsidR="004B0562" w:rsidRDefault="004B0562" w:rsidP="004B0562">
      <w:r w:rsidRPr="00672438">
        <w:rPr>
          <w:noProof/>
        </w:rPr>
        <w:drawing>
          <wp:inline distT="0" distB="0" distL="0" distR="0" wp14:anchorId="6A45D741" wp14:editId="145FBA3F">
            <wp:extent cx="5943600" cy="41205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213" w14:textId="77777777" w:rsidR="004B0562" w:rsidRDefault="004B0562" w:rsidP="004B0562"/>
    <w:p w14:paraId="683F0BB1" w14:textId="77777777" w:rsidR="004B0562" w:rsidRPr="001058A9" w:rsidRDefault="004B0562" w:rsidP="004B0562">
      <w:pPr>
        <w:pStyle w:val="NormalWeb"/>
        <w:spacing w:before="0" w:beforeAutospacing="0" w:after="0" w:afterAutospacing="0"/>
        <w:ind w:firstLine="720"/>
        <w:rPr>
          <w:lang w:val="pl-PL"/>
        </w:rPr>
      </w:pPr>
      <w:r w:rsidRPr="001058A9">
        <w:rPr>
          <w:color w:val="000000"/>
          <w:lang w:val="pl-PL"/>
        </w:rPr>
        <w:t>7. Go to http://quickstart.cloudera:8888/accounts/login/?next=/</w:t>
      </w:r>
    </w:p>
    <w:p w14:paraId="55B06881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8. Login by using Username: </w:t>
      </w:r>
      <w:proofErr w:type="spellStart"/>
      <w:r>
        <w:rPr>
          <w:color w:val="000000"/>
        </w:rPr>
        <w:t>cloudera</w:t>
      </w:r>
      <w:proofErr w:type="spellEnd"/>
      <w:r>
        <w:rPr>
          <w:color w:val="000000"/>
        </w:rPr>
        <w:t xml:space="preserve"> &amp; Password: </w:t>
      </w:r>
      <w:proofErr w:type="spellStart"/>
      <w:r>
        <w:rPr>
          <w:color w:val="000000"/>
        </w:rPr>
        <w:t>cloudera</w:t>
      </w:r>
      <w:proofErr w:type="spellEnd"/>
    </w:p>
    <w:p w14:paraId="6BA60995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9. Go to file browser that you see upper right side of the browser</w:t>
      </w:r>
    </w:p>
    <w:p w14:paraId="5BCA8879" w14:textId="77777777" w:rsidR="004B0562" w:rsidRDefault="004B0562" w:rsidP="004B0562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10. Create new directory by click on New </w:t>
      </w:r>
      <w:r>
        <w:rPr>
          <w:color w:val="000000"/>
        </w:rPr>
        <w:sym w:font="Wingdings" w:char="F0E0"/>
      </w:r>
      <w:r>
        <w:rPr>
          <w:color w:val="000000"/>
        </w:rPr>
        <w:t xml:space="preserve"> Directory </w:t>
      </w:r>
      <w:r>
        <w:rPr>
          <w:color w:val="000000"/>
        </w:rPr>
        <w:sym w:font="Wingdings" w:char="F0E0"/>
      </w:r>
      <w:r>
        <w:rPr>
          <w:color w:val="000000"/>
        </w:rPr>
        <w:t xml:space="preserve"> provide name as ‘sum’ </w:t>
      </w:r>
      <w:r>
        <w:rPr>
          <w:color w:val="000000"/>
        </w:rPr>
        <w:sym w:font="Wingdings" w:char="F0E0"/>
      </w:r>
      <w:r>
        <w:rPr>
          <w:color w:val="000000"/>
        </w:rPr>
        <w:t xml:space="preserve"> go that directory create new file as file1.csv</w:t>
      </w:r>
    </w:p>
    <w:p w14:paraId="03E260CE" w14:textId="77777777" w:rsidR="004B0562" w:rsidRDefault="004B0562" w:rsidP="004B0562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lastRenderedPageBreak/>
        <w:t xml:space="preserve">11. Go to that file1.csv </w:t>
      </w:r>
      <w:r>
        <w:rPr>
          <w:color w:val="000000"/>
        </w:rPr>
        <w:sym w:font="Wingdings" w:char="F0E0"/>
      </w:r>
      <w:r>
        <w:rPr>
          <w:color w:val="000000"/>
        </w:rPr>
        <w:t xml:space="preserve"> click on 'edit file' option and add some text as coma separated. Then save it.</w:t>
      </w:r>
    </w:p>
    <w:p w14:paraId="1EA85FF5" w14:textId="77777777" w:rsidR="004B0562" w:rsidRDefault="004B0562" w:rsidP="004B0562">
      <w:pPr>
        <w:pStyle w:val="NormalWeb"/>
        <w:spacing w:before="0" w:beforeAutospacing="0" w:after="0" w:afterAutospacing="0"/>
        <w:ind w:left="720"/>
        <w:jc w:val="both"/>
      </w:pPr>
    </w:p>
    <w:p w14:paraId="3C75F86B" w14:textId="77777777" w:rsidR="004B0562" w:rsidRDefault="004B0562" w:rsidP="004B0562">
      <w:r w:rsidRPr="00672438">
        <w:rPr>
          <w:noProof/>
        </w:rPr>
        <w:drawing>
          <wp:inline distT="0" distB="0" distL="0" distR="0" wp14:anchorId="3778D05D" wp14:editId="30DE5295">
            <wp:extent cx="5943600" cy="18383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067A" w14:textId="77777777" w:rsidR="004B0562" w:rsidRDefault="004B0562" w:rsidP="004B0562"/>
    <w:p w14:paraId="58AD357C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>12. open CMD and write bellow command</w:t>
      </w:r>
    </w:p>
    <w:p w14:paraId="07E9B49C" w14:textId="77777777" w:rsidR="004B0562" w:rsidRDefault="004B0562" w:rsidP="004B0562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jar sum.jar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SumCalculator</w:t>
      </w:r>
      <w:proofErr w:type="spellEnd"/>
      <w:r>
        <w:rPr>
          <w:color w:val="000000"/>
        </w:rPr>
        <w:t>  /user/</w:t>
      </w:r>
      <w:proofErr w:type="spellStart"/>
      <w:r>
        <w:rPr>
          <w:color w:val="000000"/>
        </w:rPr>
        <w:t>cloudera</w:t>
      </w:r>
      <w:proofErr w:type="spellEnd"/>
      <w:r>
        <w:rPr>
          <w:color w:val="000000"/>
        </w:rPr>
        <w:t xml:space="preserve">/sum/file1.txt  </w:t>
      </w:r>
      <w:proofErr w:type="spellStart"/>
      <w:r>
        <w:rPr>
          <w:color w:val="000000"/>
        </w:rPr>
        <w:t>sumout</w:t>
      </w:r>
      <w:proofErr w:type="spellEnd"/>
    </w:p>
    <w:p w14:paraId="2BC280FE" w14:textId="77777777" w:rsidR="004B0562" w:rsidRDefault="004B0562" w:rsidP="004B0562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  More generic way to explain:</w:t>
      </w:r>
    </w:p>
    <w:p w14:paraId="7B07BFCE" w14:textId="6BB5F472" w:rsidR="004B0562" w:rsidRPr="001058A9" w:rsidRDefault="004B0562" w:rsidP="00041009">
      <w:pPr>
        <w:pStyle w:val="NormalWeb"/>
        <w:spacing w:before="0" w:beforeAutospacing="0" w:after="0" w:afterAutospacing="0"/>
        <w:ind w:firstLine="720"/>
      </w:pPr>
      <w:r w:rsidRPr="001058A9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jar &lt;jar file&gt; &lt;main class&gt; &lt;input path&gt; &lt;output path&gt;</w:t>
      </w:r>
    </w:p>
    <w:p w14:paraId="304F4279" w14:textId="77777777" w:rsidR="00041009" w:rsidRDefault="00041009" w:rsidP="004B0562">
      <w:pPr>
        <w:rPr>
          <w:noProof/>
        </w:rPr>
      </w:pPr>
    </w:p>
    <w:p w14:paraId="73563C44" w14:textId="3E6FA71C" w:rsidR="004B0562" w:rsidRDefault="004B0562" w:rsidP="004B0562">
      <w:r w:rsidRPr="00672438">
        <w:rPr>
          <w:noProof/>
        </w:rPr>
        <w:drawing>
          <wp:inline distT="0" distB="0" distL="0" distR="0" wp14:anchorId="5C12ECF4" wp14:editId="51399597">
            <wp:extent cx="5943600" cy="169545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23"/>
                    <a:srcRect b="44891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B403" w14:textId="77777777" w:rsidR="00041009" w:rsidRDefault="00041009" w:rsidP="004B0562"/>
    <w:p w14:paraId="4E52F569" w14:textId="77777777" w:rsidR="004B0562" w:rsidRDefault="004B0562" w:rsidP="004B0562">
      <w:r w:rsidRPr="00672438">
        <w:rPr>
          <w:noProof/>
        </w:rPr>
        <w:drawing>
          <wp:inline distT="0" distB="0" distL="0" distR="0" wp14:anchorId="296488AB" wp14:editId="10DBC5A4">
            <wp:extent cx="5943600" cy="2743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EF6" w14:textId="77777777" w:rsidR="004B0562" w:rsidRDefault="004B0562" w:rsidP="004B0562">
      <w:pPr>
        <w:ind w:left="720"/>
        <w:rPr>
          <w:color w:val="000000"/>
        </w:rPr>
      </w:pPr>
    </w:p>
    <w:p w14:paraId="3F4DE9D6" w14:textId="0C702D11" w:rsidR="004B0562" w:rsidRDefault="004B0562" w:rsidP="004B0562">
      <w:pPr>
        <w:ind w:left="720"/>
        <w:rPr>
          <w:color w:val="000000"/>
        </w:rPr>
      </w:pPr>
      <w:r>
        <w:rPr>
          <w:color w:val="000000"/>
        </w:rPr>
        <w:lastRenderedPageBreak/>
        <w:t xml:space="preserve">13. To see output go to ‘Web Browser’ where you create a folder and add csv file. Here you also see another folder </w:t>
      </w:r>
      <w:r w:rsidR="008F1AD2">
        <w:rPr>
          <w:color w:val="000000"/>
        </w:rPr>
        <w:t>named</w:t>
      </w:r>
      <w:r>
        <w:rPr>
          <w:color w:val="000000"/>
        </w:rPr>
        <w:t xml:space="preserve"> "</w:t>
      </w:r>
      <w:proofErr w:type="spellStart"/>
      <w:r>
        <w:rPr>
          <w:color w:val="000000"/>
        </w:rPr>
        <w:t>sumout</w:t>
      </w:r>
      <w:proofErr w:type="spellEnd"/>
      <w:r>
        <w:rPr>
          <w:color w:val="000000"/>
        </w:rPr>
        <w:t>" In this folder you will find the output.</w:t>
      </w:r>
    </w:p>
    <w:p w14:paraId="2B1081BF" w14:textId="77777777" w:rsidR="004B0562" w:rsidRDefault="004B0562" w:rsidP="004B0562">
      <w:pPr>
        <w:ind w:left="720"/>
      </w:pPr>
    </w:p>
    <w:p w14:paraId="334E4F69" w14:textId="77777777" w:rsidR="004B0562" w:rsidRDefault="004B0562" w:rsidP="004B0562">
      <w:r w:rsidRPr="00672438">
        <w:rPr>
          <w:noProof/>
        </w:rPr>
        <w:drawing>
          <wp:inline distT="0" distB="0" distL="0" distR="0" wp14:anchorId="5A39DCEC" wp14:editId="78DD3A59">
            <wp:extent cx="5943600" cy="1560195"/>
            <wp:effectExtent l="0" t="0" r="0" b="190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E5D" w14:textId="77777777" w:rsidR="004B0562" w:rsidRDefault="004B0562" w:rsidP="004B0562"/>
    <w:p w14:paraId="27BFB848" w14:textId="77777777" w:rsidR="004B0562" w:rsidRDefault="004B0562" w:rsidP="004B0562">
      <w:r w:rsidRPr="00672438">
        <w:rPr>
          <w:noProof/>
        </w:rPr>
        <w:drawing>
          <wp:inline distT="0" distB="0" distL="0" distR="0" wp14:anchorId="5A1468C2" wp14:editId="5C03C134">
            <wp:extent cx="5943600" cy="185102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99B" w14:textId="23D44664" w:rsidR="00041009" w:rsidRDefault="00041009" w:rsidP="004B0562"/>
    <w:p w14:paraId="219D229A" w14:textId="77777777" w:rsidR="00041009" w:rsidRDefault="00041009" w:rsidP="004B0562"/>
    <w:p w14:paraId="20C33520" w14:textId="0D7112DE" w:rsidR="008F1AD2" w:rsidRPr="002D2274" w:rsidRDefault="008F1AD2" w:rsidP="008F1AD2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t>LAB 4</w:t>
      </w:r>
    </w:p>
    <w:p w14:paraId="533ED2D9" w14:textId="77777777" w:rsidR="002D2274" w:rsidRPr="002D2274" w:rsidRDefault="002D2274" w:rsidP="002D2274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**--------------------------------------------**</w:t>
      </w:r>
    </w:p>
    <w:p w14:paraId="510AB53F" w14:textId="7AC99E8B" w:rsidR="008F1AD2" w:rsidRPr="00041009" w:rsidRDefault="008F1AD2" w:rsidP="008F1AD2">
      <w:pPr>
        <w:rPr>
          <w:b/>
          <w:color w:val="000000"/>
        </w:rPr>
      </w:pPr>
      <w:r>
        <w:rPr>
          <w:b/>
          <w:color w:val="000000"/>
          <w:u w:val="single"/>
        </w:rPr>
        <w:t xml:space="preserve">Creating a Hadoop project in Eclipse: </w:t>
      </w:r>
      <w:r>
        <w:rPr>
          <w:b/>
          <w:color w:val="000000"/>
        </w:rPr>
        <w:t xml:space="preserve">(MapReduce used for </w:t>
      </w:r>
      <w:r>
        <w:rPr>
          <w:rFonts w:ascii="Palatino Linotype" w:eastAsia="Palatino Linotype" w:hAnsi="Palatino Linotype" w:cs="Palatino Linotype"/>
          <w:b/>
        </w:rPr>
        <w:t>finding Employee</w:t>
      </w:r>
      <w:r>
        <w:rPr>
          <w:b/>
          <w:color w:val="000000"/>
        </w:rPr>
        <w:t>)</w:t>
      </w:r>
    </w:p>
    <w:p w14:paraId="22D8207C" w14:textId="77777777" w:rsidR="008F1AD2" w:rsidRDefault="008F1AD2" w:rsidP="008F1AD2"/>
    <w:p w14:paraId="5862EC6B" w14:textId="0A20DFBC" w:rsidR="008F1AD2" w:rsidRDefault="008F1AD2" w:rsidP="008F1AD2">
      <w:r>
        <w:rPr>
          <w:noProof/>
        </w:rPr>
        <w:drawing>
          <wp:inline distT="0" distB="0" distL="0" distR="0" wp14:anchorId="0C70DA2F" wp14:editId="536FFBEF">
            <wp:extent cx="5943600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A7A0" w14:textId="4F830ADC" w:rsidR="008F1AD2" w:rsidRDefault="00041009" w:rsidP="008F1AD2">
      <w:r>
        <w:lastRenderedPageBreak/>
        <w:t>Input:</w:t>
      </w:r>
    </w:p>
    <w:p w14:paraId="416F8E66" w14:textId="0D68BCC9" w:rsidR="008F1AD2" w:rsidRDefault="008F1AD2" w:rsidP="008F1AD2">
      <w:r>
        <w:rPr>
          <w:noProof/>
        </w:rPr>
        <w:drawing>
          <wp:inline distT="0" distB="0" distL="0" distR="0" wp14:anchorId="606EEB61" wp14:editId="596B88B7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C0C2" w14:textId="71446D64" w:rsidR="008F1AD2" w:rsidRDefault="008F1AD2" w:rsidP="008F1AD2">
      <w:pPr>
        <w:jc w:val="center"/>
        <w:rPr>
          <w:noProof/>
        </w:rPr>
      </w:pPr>
    </w:p>
    <w:p w14:paraId="69257C81" w14:textId="15EB21B7" w:rsidR="00041009" w:rsidRDefault="00041009" w:rsidP="00041009">
      <w:pPr>
        <w:rPr>
          <w:noProof/>
        </w:rPr>
      </w:pPr>
      <w:r>
        <w:rPr>
          <w:noProof/>
        </w:rPr>
        <w:t>Jar Creation:</w:t>
      </w:r>
    </w:p>
    <w:p w14:paraId="510DCD49" w14:textId="2E98D1B5" w:rsidR="008F1AD2" w:rsidRDefault="008F1AD2" w:rsidP="008F1AD2">
      <w:pPr>
        <w:jc w:val="center"/>
      </w:pPr>
      <w:r>
        <w:rPr>
          <w:noProof/>
        </w:rPr>
        <w:drawing>
          <wp:inline distT="0" distB="0" distL="0" distR="0" wp14:anchorId="1A48CBD2" wp14:editId="3ACB917A">
            <wp:extent cx="4524375" cy="4714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3846" w14:textId="787928DE" w:rsidR="008F1AD2" w:rsidRDefault="008F1AD2" w:rsidP="008F1AD2">
      <w:pPr>
        <w:rPr>
          <w:noProof/>
        </w:rPr>
      </w:pPr>
    </w:p>
    <w:p w14:paraId="5B21C01D" w14:textId="38D3EEEE" w:rsidR="00041009" w:rsidRDefault="00041009" w:rsidP="008F1AD2">
      <w:pPr>
        <w:rPr>
          <w:noProof/>
        </w:rPr>
      </w:pPr>
    </w:p>
    <w:p w14:paraId="3581E47F" w14:textId="600D1826" w:rsidR="00041009" w:rsidRDefault="00041009" w:rsidP="008F1AD2">
      <w:pPr>
        <w:rPr>
          <w:ins w:id="0" w:author="Mohsenul Kabir Mithun" w:date="2023-04-05T20:41:00Z"/>
          <w:noProof/>
        </w:rPr>
      </w:pPr>
    </w:p>
    <w:p w14:paraId="71644D4F" w14:textId="62625EA7" w:rsidR="00041009" w:rsidRDefault="00041009" w:rsidP="008F1AD2">
      <w:pPr>
        <w:rPr>
          <w:ins w:id="1" w:author="Mohsenul Kabir Mithun" w:date="2023-04-05T20:41:00Z"/>
          <w:noProof/>
        </w:rPr>
      </w:pPr>
    </w:p>
    <w:p w14:paraId="6EBF2A6D" w14:textId="77777777" w:rsidR="00041009" w:rsidRDefault="00041009" w:rsidP="00041009">
      <w:r>
        <w:lastRenderedPageBreak/>
        <w:t>CMD run the program:</w:t>
      </w:r>
    </w:p>
    <w:p w14:paraId="3DE83EF7" w14:textId="77777777" w:rsidR="00041009" w:rsidRDefault="00041009" w:rsidP="008F1AD2">
      <w:pPr>
        <w:rPr>
          <w:noProof/>
        </w:rPr>
      </w:pPr>
    </w:p>
    <w:p w14:paraId="4040853C" w14:textId="2EF9FB72" w:rsidR="008F1AD2" w:rsidRDefault="008F1AD2" w:rsidP="008F1AD2">
      <w:pPr>
        <w:jc w:val="center"/>
      </w:pPr>
      <w:r>
        <w:rPr>
          <w:noProof/>
        </w:rPr>
        <w:drawing>
          <wp:inline distT="0" distB="0" distL="0" distR="0" wp14:anchorId="75BFFA1F" wp14:editId="3CA20222">
            <wp:extent cx="5886450" cy="3019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530" b="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244B" w14:textId="77777777" w:rsidR="008F1AD2" w:rsidRDefault="008F1AD2" w:rsidP="008F1AD2">
      <w:pPr>
        <w:rPr>
          <w:noProof/>
        </w:rPr>
      </w:pPr>
    </w:p>
    <w:p w14:paraId="550BCB74" w14:textId="64D827CA" w:rsidR="00041009" w:rsidRDefault="008F1AD2" w:rsidP="00041009">
      <w:pPr>
        <w:jc w:val="center"/>
      </w:pPr>
      <w:r>
        <w:rPr>
          <w:noProof/>
        </w:rPr>
        <w:drawing>
          <wp:inline distT="0" distB="0" distL="0" distR="0" wp14:anchorId="60EB785D" wp14:editId="4164FCD0">
            <wp:extent cx="5657850" cy="437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848" b="1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6D10" w14:textId="77777777" w:rsidR="00041009" w:rsidRDefault="00041009" w:rsidP="00041009">
      <w:pPr>
        <w:jc w:val="center"/>
        <w:rPr>
          <w:ins w:id="2" w:author="Mohsenul Kabir Mithun" w:date="2023-04-05T20:42:00Z"/>
        </w:rPr>
      </w:pPr>
    </w:p>
    <w:p w14:paraId="1801CE33" w14:textId="741CA93D" w:rsidR="008F1AD2" w:rsidRDefault="00041009" w:rsidP="00041009">
      <w:r>
        <w:lastRenderedPageBreak/>
        <w:t>Output:</w:t>
      </w:r>
    </w:p>
    <w:p w14:paraId="6060D5CA" w14:textId="7BAD4D23" w:rsidR="008F1AD2" w:rsidRPr="002D2274" w:rsidRDefault="008F1AD2" w:rsidP="00041009">
      <w:pPr>
        <w:rPr>
          <w:b/>
          <w:color w:val="000000"/>
          <w:u w:val="single"/>
        </w:rPr>
      </w:pPr>
      <w:r>
        <w:rPr>
          <w:noProof/>
        </w:rPr>
        <w:drawing>
          <wp:inline distT="0" distB="0" distL="0" distR="0" wp14:anchorId="4475606D" wp14:editId="5F8189A3">
            <wp:extent cx="59436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9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A79C" w14:textId="77777777" w:rsidR="008F1AD2" w:rsidRPr="002D2274" w:rsidRDefault="008F1AD2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u w:val="single"/>
        </w:rPr>
      </w:pPr>
    </w:p>
    <w:p w14:paraId="3ADB5DF2" w14:textId="049C33B8" w:rsidR="008F1AD2" w:rsidRPr="002D2274" w:rsidRDefault="008F1AD2" w:rsidP="008F1AD2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t>LAB 5</w:t>
      </w:r>
    </w:p>
    <w:p w14:paraId="0CAFE33C" w14:textId="45ADFA79" w:rsidR="008F1AD2" w:rsidRPr="002D2274" w:rsidRDefault="002D2274" w:rsidP="008F1AD2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</w:t>
      </w:r>
      <w:r w:rsidR="008F1AD2" w:rsidRPr="002D2274">
        <w:rPr>
          <w:sz w:val="28"/>
          <w:szCs w:val="28"/>
        </w:rPr>
        <w:t>--------------------------------------------</w:t>
      </w:r>
      <w:r w:rsidRPr="002D2274">
        <w:rPr>
          <w:sz w:val="28"/>
          <w:szCs w:val="28"/>
        </w:rPr>
        <w:t>**</w:t>
      </w:r>
    </w:p>
    <w:p w14:paraId="56098E73" w14:textId="77777777" w:rsidR="008F1AD2" w:rsidRDefault="008F1AD2" w:rsidP="008F1AD2">
      <w:r>
        <w:rPr>
          <w:b/>
          <w:bCs/>
          <w:color w:val="000000"/>
          <w:u w:val="single"/>
        </w:rPr>
        <w:t xml:space="preserve">Creating a Hadoop project in Eclipse: </w:t>
      </w:r>
      <w:r>
        <w:rPr>
          <w:b/>
          <w:bCs/>
          <w:color w:val="000000"/>
        </w:rPr>
        <w:t xml:space="preserve">(MapReduce used for </w:t>
      </w:r>
      <w:proofErr w:type="spellStart"/>
      <w:r>
        <w:rPr>
          <w:rFonts w:ascii="Palatino Linotype" w:hAnsi="Palatino Linotype"/>
          <w:b/>
          <w:bCs/>
        </w:rPr>
        <w:t>ItemsetCount</w:t>
      </w:r>
      <w:proofErr w:type="spellEnd"/>
      <w:r>
        <w:rPr>
          <w:b/>
          <w:bCs/>
          <w:color w:val="000000"/>
        </w:rPr>
        <w:t>)</w:t>
      </w:r>
    </w:p>
    <w:p w14:paraId="47AAB2CF" w14:textId="77777777" w:rsidR="008F1AD2" w:rsidRPr="00041009" w:rsidRDefault="008F1AD2" w:rsidP="008F1AD2">
      <w:pPr>
        <w:rPr>
          <w:sz w:val="16"/>
          <w:szCs w:val="16"/>
        </w:rPr>
      </w:pPr>
      <w:r>
        <w:rPr>
          <w:color w:val="000000"/>
        </w:rPr>
        <w:t> </w:t>
      </w:r>
    </w:p>
    <w:p w14:paraId="16D2A76F" w14:textId="3A01B6D3" w:rsidR="008F1AD2" w:rsidRDefault="008F1AD2" w:rsidP="008F1AD2">
      <w:r>
        <w:t>Source Code SS: (Mapper and Reducer Class)</w:t>
      </w:r>
    </w:p>
    <w:p w14:paraId="2A6E193A" w14:textId="45923A65" w:rsidR="008F1AD2" w:rsidRDefault="008F1AD2" w:rsidP="008F1AD2">
      <w:r>
        <w:rPr>
          <w:noProof/>
        </w:rPr>
        <w:drawing>
          <wp:inline distT="0" distB="0" distL="0" distR="0" wp14:anchorId="3CC932C4" wp14:editId="7EE22AD5">
            <wp:extent cx="5943600" cy="230505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2274" w14:textId="77777777" w:rsidR="00041009" w:rsidRPr="00041009" w:rsidRDefault="00041009" w:rsidP="008F1AD2">
      <w:pPr>
        <w:rPr>
          <w:sz w:val="16"/>
          <w:szCs w:val="16"/>
        </w:rPr>
      </w:pPr>
    </w:p>
    <w:p w14:paraId="5CCA9FFC" w14:textId="6CD02736" w:rsidR="008F1AD2" w:rsidRDefault="008F1AD2" w:rsidP="008F1AD2">
      <w:r>
        <w:t>Creating Jar file:</w:t>
      </w:r>
    </w:p>
    <w:p w14:paraId="64685F2F" w14:textId="15EB8428" w:rsidR="008F1AD2" w:rsidRDefault="008F1AD2" w:rsidP="008F1AD2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0DAD6A2A" wp14:editId="719697FF">
            <wp:extent cx="5943600" cy="28575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89B5" w14:textId="77777777" w:rsidR="008F1AD2" w:rsidRDefault="008F1AD2" w:rsidP="008F1AD2">
      <w:r>
        <w:lastRenderedPageBreak/>
        <w:t>Creating Input file:</w:t>
      </w:r>
    </w:p>
    <w:p w14:paraId="2F67B35B" w14:textId="15E75334" w:rsidR="008F1AD2" w:rsidRDefault="008F1AD2" w:rsidP="008F1AD2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50CE8262" wp14:editId="761B71BD">
            <wp:extent cx="5943600" cy="1647825"/>
            <wp:effectExtent l="0" t="0" r="0" b="9525"/>
            <wp:docPr id="22" name="Picture 22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  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724A" w14:textId="77777777" w:rsidR="008F1AD2" w:rsidRDefault="008F1AD2" w:rsidP="008F1AD2">
      <w:bookmarkStart w:id="3" w:name="_Hlk131619660"/>
      <w:r>
        <w:t>CMD run the program:</w:t>
      </w:r>
    </w:p>
    <w:bookmarkEnd w:id="3"/>
    <w:p w14:paraId="34255E9F" w14:textId="4A2045C2" w:rsidR="008F1AD2" w:rsidRDefault="008F1AD2" w:rsidP="008F1AD2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1D6CBB20" wp14:editId="2D949714">
            <wp:extent cx="594360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758" r="-160" b="29649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B628" w14:textId="65DC9C67" w:rsidR="008F1AD2" w:rsidRDefault="008F1AD2" w:rsidP="008F1AD2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6F538613" wp14:editId="5BCCB946">
            <wp:extent cx="5943600" cy="3600450"/>
            <wp:effectExtent l="0" t="0" r="0" b="0"/>
            <wp:docPr id="20" name="Picture 20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8DEC" w14:textId="734B4ABB" w:rsidR="008F1AD2" w:rsidRDefault="00041009" w:rsidP="00041009">
      <w:r>
        <w:lastRenderedPageBreak/>
        <w:t>Output</w:t>
      </w:r>
      <w:r w:rsidR="008F1AD2">
        <w:t>:</w:t>
      </w:r>
    </w:p>
    <w:p w14:paraId="4C09D7C6" w14:textId="1B2D7AED" w:rsidR="008F1AD2" w:rsidRPr="00041009" w:rsidRDefault="008F1AD2" w:rsidP="00041009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724B83BB" wp14:editId="07D9CDC1">
            <wp:extent cx="5943600" cy="27432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320C" w14:textId="77777777" w:rsidR="008F1AD2" w:rsidRDefault="008F1A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u w:val="single"/>
        </w:rPr>
      </w:pPr>
    </w:p>
    <w:p w14:paraId="37B2F538" w14:textId="2C7018FA" w:rsidR="008F1AD2" w:rsidRPr="002D2274" w:rsidRDefault="008F1AD2" w:rsidP="008F1AD2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t>LAB 6</w:t>
      </w:r>
    </w:p>
    <w:p w14:paraId="21E7C9A4" w14:textId="77777777" w:rsidR="002D2274" w:rsidRPr="002D2274" w:rsidRDefault="002D2274" w:rsidP="002D2274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**--------------------------------------------**</w:t>
      </w:r>
    </w:p>
    <w:p w14:paraId="1E7FDA51" w14:textId="70507675" w:rsidR="009D2B0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u w:val="single"/>
        </w:rPr>
        <w:t>Creating a Hadoop project in Eclipse:</w:t>
      </w:r>
    </w:p>
    <w:p w14:paraId="0A52FBD9" w14:textId="77777777" w:rsidR="00362DCA" w:rsidRPr="00931743" w:rsidRDefault="00362DC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14:paraId="1F540A05" w14:textId="5707A7C1" w:rsidR="00931743" w:rsidRPr="00931743" w:rsidRDefault="00931743" w:rsidP="00931743">
      <w:pPr>
        <w:rPr>
          <w:b/>
          <w:bCs/>
        </w:rPr>
      </w:pPr>
      <w:r w:rsidRPr="00931743">
        <w:rPr>
          <w:b/>
          <w:bCs/>
          <w:color w:val="833C0B" w:themeColor="accent2" w:themeShade="80"/>
        </w:rPr>
        <w:t>1.  Find the occurrences of each page (numbered as 1, 2, 3, and so on). </w:t>
      </w:r>
    </w:p>
    <w:p w14:paraId="41A8298C" w14:textId="01CF1F99" w:rsidR="00B22DCE" w:rsidRDefault="00B22DCE">
      <w:r>
        <w:t>Source Code SS: (Mapper and Reducer Clas</w:t>
      </w:r>
      <w:r w:rsidR="00931743">
        <w:t>s</w:t>
      </w:r>
      <w:r>
        <w:t>)</w:t>
      </w:r>
    </w:p>
    <w:p w14:paraId="69BBC87C" w14:textId="32F53765" w:rsidR="009D2B0D" w:rsidRDefault="00931743">
      <w:r w:rsidRPr="00931743">
        <w:rPr>
          <w:noProof/>
        </w:rPr>
        <w:t xml:space="preserve"> </w:t>
      </w:r>
      <w:r w:rsidR="00311073" w:rsidRPr="00311073">
        <w:rPr>
          <w:noProof/>
        </w:rPr>
        <w:t xml:space="preserve"> </w:t>
      </w:r>
      <w:r w:rsidR="00311073" w:rsidRPr="00311073">
        <w:rPr>
          <w:noProof/>
        </w:rPr>
        <w:drawing>
          <wp:inline distT="0" distB="0" distL="0" distR="0" wp14:anchorId="576BDD7D" wp14:editId="6C86F271">
            <wp:extent cx="5943600" cy="2658745"/>
            <wp:effectExtent l="0" t="0" r="0" b="825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073" w:rsidRPr="00311073">
        <w:rPr>
          <w:noProof/>
        </w:rPr>
        <w:t xml:space="preserve"> </w:t>
      </w:r>
      <w:r w:rsidR="00311073" w:rsidRPr="00311073">
        <w:rPr>
          <w:noProof/>
        </w:rPr>
        <w:drawing>
          <wp:inline distT="0" distB="0" distL="0" distR="0" wp14:anchorId="26DD8A3B" wp14:editId="09458B29">
            <wp:extent cx="5943600" cy="1132840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05D8" w14:textId="158405A7" w:rsidR="00B22DCE" w:rsidRDefault="00B22DCE">
      <w:r>
        <w:lastRenderedPageBreak/>
        <w:t>Creating Jar file:</w:t>
      </w:r>
    </w:p>
    <w:p w14:paraId="0FA23081" w14:textId="4BF857BF" w:rsidR="002367F4" w:rsidRPr="00311073" w:rsidRDefault="00311073" w:rsidP="00311073">
      <w:pPr>
        <w:jc w:val="center"/>
        <w:rPr>
          <w:sz w:val="36"/>
          <w:szCs w:val="36"/>
        </w:rPr>
      </w:pPr>
      <w:r w:rsidRPr="00311073">
        <w:rPr>
          <w:noProof/>
          <w:sz w:val="36"/>
          <w:szCs w:val="36"/>
        </w:rPr>
        <w:drawing>
          <wp:inline distT="0" distB="0" distL="0" distR="0" wp14:anchorId="62A679B0" wp14:editId="667EBF26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1CF3" w14:textId="77777777" w:rsidR="00EB0D90" w:rsidRDefault="00EB0D90" w:rsidP="00B22DCE"/>
    <w:p w14:paraId="35250F95" w14:textId="58937541" w:rsidR="002367F4" w:rsidRPr="00B22DCE" w:rsidRDefault="00B22DCE" w:rsidP="00B22DCE">
      <w:r>
        <w:t>Creating Input file:</w:t>
      </w:r>
    </w:p>
    <w:p w14:paraId="78378BBA" w14:textId="7439C9E5" w:rsidR="002367F4" w:rsidRDefault="00311073" w:rsidP="002367F4">
      <w:pPr>
        <w:jc w:val="center"/>
        <w:rPr>
          <w:sz w:val="36"/>
          <w:szCs w:val="36"/>
        </w:rPr>
      </w:pPr>
      <w:r w:rsidRPr="00311073">
        <w:rPr>
          <w:noProof/>
          <w:sz w:val="36"/>
          <w:szCs w:val="36"/>
        </w:rPr>
        <w:drawing>
          <wp:inline distT="0" distB="0" distL="0" distR="0" wp14:anchorId="68035498" wp14:editId="3E289981">
            <wp:extent cx="5943600" cy="2300605"/>
            <wp:effectExtent l="0" t="0" r="0" b="4445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2CB" w14:textId="77777777" w:rsidR="002367F4" w:rsidRPr="002367F4" w:rsidRDefault="002367F4" w:rsidP="002367F4">
      <w:pPr>
        <w:jc w:val="center"/>
        <w:rPr>
          <w:sz w:val="36"/>
          <w:szCs w:val="36"/>
        </w:rPr>
      </w:pPr>
    </w:p>
    <w:p w14:paraId="6DDEC80D" w14:textId="36FF5C91" w:rsidR="00931743" w:rsidRDefault="00B22DCE" w:rsidP="00931743">
      <w:r>
        <w:t>CMD run the program:</w:t>
      </w:r>
    </w:p>
    <w:p w14:paraId="7CC52C81" w14:textId="33495BB5" w:rsidR="00311073" w:rsidRDefault="00311073" w:rsidP="00931743">
      <w:pPr>
        <w:rPr>
          <w:noProof/>
        </w:rPr>
      </w:pPr>
      <w:r>
        <w:rPr>
          <w:noProof/>
        </w:rPr>
        <w:drawing>
          <wp:inline distT="0" distB="0" distL="0" distR="0" wp14:anchorId="0DEACC8B" wp14:editId="6302574C">
            <wp:extent cx="5943600" cy="175450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3">
        <w:rPr>
          <w:noProof/>
        </w:rPr>
        <w:t xml:space="preserve"> </w:t>
      </w:r>
    </w:p>
    <w:p w14:paraId="204FF88F" w14:textId="479D0042" w:rsidR="00311073" w:rsidRDefault="00311073" w:rsidP="00931743">
      <w:pPr>
        <w:rPr>
          <w:noProof/>
        </w:rPr>
      </w:pPr>
    </w:p>
    <w:p w14:paraId="6D1FBE90" w14:textId="77777777" w:rsidR="00EB0D90" w:rsidRDefault="00EB0D90" w:rsidP="00931743">
      <w:pPr>
        <w:rPr>
          <w:noProof/>
        </w:rPr>
      </w:pPr>
    </w:p>
    <w:p w14:paraId="14988EE0" w14:textId="382EF6F7" w:rsidR="002367F4" w:rsidRPr="00931743" w:rsidRDefault="00311073" w:rsidP="00931743">
      <w:r>
        <w:rPr>
          <w:noProof/>
        </w:rPr>
        <w:drawing>
          <wp:inline distT="0" distB="0" distL="0" distR="0" wp14:anchorId="1B61D8AA" wp14:editId="71CE5E23">
            <wp:extent cx="5943600" cy="2535555"/>
            <wp:effectExtent l="0" t="0" r="0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8E0" w14:textId="77777777" w:rsidR="002367F4" w:rsidRDefault="002367F4" w:rsidP="00B22DCE"/>
    <w:p w14:paraId="16134856" w14:textId="77777777" w:rsidR="002367F4" w:rsidRDefault="002367F4" w:rsidP="00B22DCE"/>
    <w:p w14:paraId="06935AEC" w14:textId="77777777" w:rsidR="00311073" w:rsidRDefault="00311073" w:rsidP="00B22DCE"/>
    <w:p w14:paraId="47C15525" w14:textId="114B088A" w:rsidR="00B22DCE" w:rsidRPr="00B22DCE" w:rsidRDefault="00931743" w:rsidP="00B22DCE">
      <w:r>
        <w:t>Outp</w:t>
      </w:r>
      <w:r w:rsidR="002367F4">
        <w:t>u</w:t>
      </w:r>
      <w:r>
        <w:t>t</w:t>
      </w:r>
      <w:r w:rsidR="00B22DCE">
        <w:t>:</w:t>
      </w:r>
    </w:p>
    <w:p w14:paraId="4019CF98" w14:textId="2560785E" w:rsidR="00B22DCE" w:rsidRDefault="00311073">
      <w:pPr>
        <w:jc w:val="center"/>
        <w:rPr>
          <w:sz w:val="36"/>
          <w:szCs w:val="36"/>
        </w:rPr>
      </w:pPr>
      <w:r w:rsidRPr="00311073">
        <w:rPr>
          <w:noProof/>
          <w:sz w:val="36"/>
          <w:szCs w:val="36"/>
        </w:rPr>
        <w:drawing>
          <wp:inline distT="0" distB="0" distL="0" distR="0" wp14:anchorId="00F6769C" wp14:editId="182ABF8A">
            <wp:extent cx="5943600" cy="2638425"/>
            <wp:effectExtent l="0" t="0" r="0" b="952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4E7" w14:textId="31F4A012" w:rsidR="002367F4" w:rsidRDefault="002367F4">
      <w:pPr>
        <w:jc w:val="center"/>
        <w:rPr>
          <w:sz w:val="36"/>
          <w:szCs w:val="36"/>
        </w:rPr>
      </w:pPr>
    </w:p>
    <w:p w14:paraId="6E931B40" w14:textId="67728B1E" w:rsidR="002367F4" w:rsidRDefault="002367F4" w:rsidP="002367F4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2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2367F4">
        <w:rPr>
          <w:b/>
          <w:bCs/>
          <w:color w:val="833C0B" w:themeColor="accent2" w:themeShade="80"/>
        </w:rPr>
        <w:t>Find the most visited page. You may use the output file generated from Question 1 as an input file to solve this problem.</w:t>
      </w:r>
      <w:r w:rsidRPr="00931743">
        <w:rPr>
          <w:b/>
          <w:bCs/>
          <w:color w:val="833C0B" w:themeColor="accent2" w:themeShade="80"/>
        </w:rPr>
        <w:t> </w:t>
      </w:r>
    </w:p>
    <w:p w14:paraId="304FFBC7" w14:textId="77777777" w:rsidR="002367F4" w:rsidRPr="00931743" w:rsidRDefault="002367F4" w:rsidP="002367F4">
      <w:pPr>
        <w:rPr>
          <w:b/>
          <w:bCs/>
        </w:rPr>
      </w:pPr>
    </w:p>
    <w:p w14:paraId="466D3AB8" w14:textId="077AE121" w:rsidR="002367F4" w:rsidRDefault="002367F4" w:rsidP="002367F4">
      <w:r>
        <w:t>Source Code SS: (Mapper and Reducer Class)</w:t>
      </w:r>
    </w:p>
    <w:p w14:paraId="7873CB12" w14:textId="3007E12D" w:rsidR="00231501" w:rsidRDefault="00231501" w:rsidP="002367F4">
      <w:r w:rsidRPr="00231501">
        <w:rPr>
          <w:noProof/>
        </w:rPr>
        <w:lastRenderedPageBreak/>
        <w:drawing>
          <wp:inline distT="0" distB="0" distL="0" distR="0" wp14:anchorId="63B856F0" wp14:editId="6F49751D">
            <wp:extent cx="5943600" cy="2872740"/>
            <wp:effectExtent l="0" t="0" r="0" b="381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501">
        <w:rPr>
          <w:noProof/>
        </w:rPr>
        <w:drawing>
          <wp:inline distT="0" distB="0" distL="0" distR="0" wp14:anchorId="0D1616EB" wp14:editId="27E9E4A1">
            <wp:extent cx="5943600" cy="1170305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687" w14:textId="6D3FE760" w:rsidR="002367F4" w:rsidRDefault="002367F4" w:rsidP="002367F4"/>
    <w:p w14:paraId="20041AED" w14:textId="77777777" w:rsidR="002367F4" w:rsidRDefault="002367F4" w:rsidP="002367F4"/>
    <w:p w14:paraId="2C8CAA34" w14:textId="3616B3FF" w:rsidR="002367F4" w:rsidRDefault="002367F4" w:rsidP="002367F4">
      <w:r>
        <w:t>Creating Jar file:</w:t>
      </w:r>
    </w:p>
    <w:p w14:paraId="2B6A5619" w14:textId="159013D4" w:rsidR="002367F4" w:rsidRDefault="002367F4" w:rsidP="002367F4">
      <w:pPr>
        <w:jc w:val="center"/>
        <w:rPr>
          <w:sz w:val="36"/>
          <w:szCs w:val="36"/>
        </w:rPr>
      </w:pPr>
      <w:r w:rsidRPr="002367F4">
        <w:rPr>
          <w:noProof/>
          <w:sz w:val="36"/>
          <w:szCs w:val="36"/>
        </w:rPr>
        <w:drawing>
          <wp:inline distT="0" distB="0" distL="0" distR="0" wp14:anchorId="53556629" wp14:editId="4F1DD668">
            <wp:extent cx="5943600" cy="2831465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251" w14:textId="77777777" w:rsidR="002367F4" w:rsidRDefault="002367F4" w:rsidP="002367F4"/>
    <w:p w14:paraId="430764E7" w14:textId="77777777" w:rsidR="00EB0D90" w:rsidRDefault="00EB0D90" w:rsidP="002367F4"/>
    <w:p w14:paraId="3E3AFBCF" w14:textId="77777777" w:rsidR="00EB0D90" w:rsidRDefault="00EB0D90" w:rsidP="002367F4"/>
    <w:p w14:paraId="42F3E878" w14:textId="77777777" w:rsidR="00EB0D90" w:rsidRDefault="00EB0D90" w:rsidP="002367F4"/>
    <w:p w14:paraId="25AC70F9" w14:textId="04FEEDC2" w:rsidR="002367F4" w:rsidRPr="00B22DCE" w:rsidRDefault="002367F4" w:rsidP="002367F4">
      <w:r>
        <w:lastRenderedPageBreak/>
        <w:t>Creating Input file:</w:t>
      </w:r>
    </w:p>
    <w:p w14:paraId="6376C83D" w14:textId="79FB25A1" w:rsidR="002367F4" w:rsidRDefault="00231501" w:rsidP="002367F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2DF8F25" wp14:editId="5A7BABEF">
            <wp:extent cx="5943600" cy="2300605"/>
            <wp:effectExtent l="0" t="0" r="0" b="444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A672" w14:textId="77777777" w:rsidR="002367F4" w:rsidRPr="002367F4" w:rsidRDefault="002367F4" w:rsidP="002367F4">
      <w:pPr>
        <w:jc w:val="center"/>
        <w:rPr>
          <w:sz w:val="36"/>
          <w:szCs w:val="36"/>
        </w:rPr>
      </w:pPr>
    </w:p>
    <w:p w14:paraId="37BA5EE6" w14:textId="77777777" w:rsidR="002367F4" w:rsidRDefault="002367F4" w:rsidP="002367F4">
      <w:r>
        <w:t>CMD run the program:</w:t>
      </w:r>
    </w:p>
    <w:p w14:paraId="78465AD0" w14:textId="2EE8E93E" w:rsidR="002367F4" w:rsidRDefault="00F95A11" w:rsidP="002367F4">
      <w:r w:rsidRPr="00F95A11">
        <w:rPr>
          <w:noProof/>
        </w:rPr>
        <w:drawing>
          <wp:inline distT="0" distB="0" distL="0" distR="0" wp14:anchorId="14DA379B" wp14:editId="71EBBCF6">
            <wp:extent cx="5943600" cy="1511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176" w14:textId="77777777" w:rsidR="00EB0D90" w:rsidRDefault="00EB0D90" w:rsidP="002367F4"/>
    <w:p w14:paraId="3E16E0EA" w14:textId="52C2F026" w:rsidR="002367F4" w:rsidRPr="00931743" w:rsidRDefault="00231501" w:rsidP="002367F4">
      <w:r w:rsidRPr="00231501">
        <w:rPr>
          <w:noProof/>
        </w:rPr>
        <w:drawing>
          <wp:inline distT="0" distB="0" distL="0" distR="0" wp14:anchorId="1B83CE61" wp14:editId="4F9235A7">
            <wp:extent cx="5943600" cy="265430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42D5" w14:textId="77777777" w:rsidR="002367F4" w:rsidRDefault="002367F4" w:rsidP="002367F4"/>
    <w:p w14:paraId="2C78BFEA" w14:textId="77777777" w:rsidR="00EB0D90" w:rsidRDefault="00EB0D90" w:rsidP="002367F4"/>
    <w:p w14:paraId="264A8668" w14:textId="77777777" w:rsidR="00EB0D90" w:rsidRDefault="00EB0D90" w:rsidP="002367F4"/>
    <w:p w14:paraId="47336C21" w14:textId="77777777" w:rsidR="00EB0D90" w:rsidRDefault="00EB0D90" w:rsidP="002367F4"/>
    <w:p w14:paraId="4BD1CEE8" w14:textId="77777777" w:rsidR="00EB0D90" w:rsidRDefault="00EB0D90" w:rsidP="002367F4"/>
    <w:p w14:paraId="1868DD6B" w14:textId="5E5707C4" w:rsidR="002367F4" w:rsidRPr="00B22DCE" w:rsidRDefault="002367F4" w:rsidP="002367F4">
      <w:r>
        <w:lastRenderedPageBreak/>
        <w:t>Output:</w:t>
      </w:r>
    </w:p>
    <w:p w14:paraId="624F03E2" w14:textId="34D2AA88" w:rsidR="00F95A11" w:rsidRDefault="00231501" w:rsidP="00231501">
      <w:pPr>
        <w:jc w:val="center"/>
        <w:rPr>
          <w:sz w:val="36"/>
          <w:szCs w:val="36"/>
        </w:rPr>
      </w:pPr>
      <w:r w:rsidRPr="00231501">
        <w:rPr>
          <w:noProof/>
          <w:sz w:val="36"/>
          <w:szCs w:val="36"/>
        </w:rPr>
        <w:drawing>
          <wp:inline distT="0" distB="0" distL="0" distR="0" wp14:anchorId="332084FA" wp14:editId="7004A340">
            <wp:extent cx="5943600" cy="1076325"/>
            <wp:effectExtent l="0" t="0" r="0" b="9525"/>
            <wp:docPr id="64" name="Picture 6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website&#10;&#10;Description automatically generated"/>
                    <pic:cNvPicPr/>
                  </pic:nvPicPr>
                  <pic:blipFill rotWithShape="1">
                    <a:blip r:embed="rId52"/>
                    <a:srcRect t="7490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A654" w14:textId="77777777" w:rsidR="00231501" w:rsidRDefault="00231501" w:rsidP="00F95A11">
      <w:pPr>
        <w:rPr>
          <w:b/>
          <w:bCs/>
          <w:color w:val="833C0B" w:themeColor="accent2" w:themeShade="80"/>
        </w:rPr>
      </w:pPr>
    </w:p>
    <w:p w14:paraId="532D5815" w14:textId="3C724472" w:rsidR="00F95A11" w:rsidRDefault="00F95A11" w:rsidP="00F95A11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3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F95A11">
        <w:rPr>
          <w:b/>
          <w:bCs/>
          <w:color w:val="833C0B" w:themeColor="accent2" w:themeShade="80"/>
        </w:rPr>
        <w:t>Find the least visited page. You may use the output file generated from Question 1 as an input file to solve this problem.</w:t>
      </w:r>
    </w:p>
    <w:p w14:paraId="0D9902C9" w14:textId="77777777" w:rsidR="00F95A11" w:rsidRPr="00931743" w:rsidRDefault="00F95A11" w:rsidP="00F95A11">
      <w:pPr>
        <w:rPr>
          <w:b/>
          <w:bCs/>
        </w:rPr>
      </w:pPr>
    </w:p>
    <w:p w14:paraId="420C94BD" w14:textId="77777777" w:rsidR="00F95A11" w:rsidRDefault="00F95A11" w:rsidP="00F95A11">
      <w:r>
        <w:t>Source Code SS: (Mapper and Reducer Class)</w:t>
      </w:r>
    </w:p>
    <w:p w14:paraId="77B2E794" w14:textId="736D2F1C" w:rsidR="00F95A11" w:rsidRDefault="00231501" w:rsidP="00F95A11">
      <w:r>
        <w:rPr>
          <w:noProof/>
        </w:rPr>
        <w:drawing>
          <wp:inline distT="0" distB="0" distL="0" distR="0" wp14:anchorId="67FF2EC9" wp14:editId="0DFE64C9">
            <wp:extent cx="5943600" cy="28727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F90" w14:textId="543F7075" w:rsidR="00F95A11" w:rsidRDefault="00231501" w:rsidP="00F95A11">
      <w:r>
        <w:rPr>
          <w:noProof/>
        </w:rPr>
        <w:drawing>
          <wp:inline distT="0" distB="0" distL="0" distR="0" wp14:anchorId="734C4159" wp14:editId="4182CA4F">
            <wp:extent cx="5943600" cy="111950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42F" w14:textId="77777777" w:rsidR="00F95A11" w:rsidRDefault="00F95A11" w:rsidP="00F95A11"/>
    <w:p w14:paraId="6965D1D7" w14:textId="77777777" w:rsidR="00F95A11" w:rsidRDefault="00F95A11" w:rsidP="00F95A11">
      <w:r>
        <w:t>Creating Jar file:</w:t>
      </w:r>
    </w:p>
    <w:p w14:paraId="07F25FF8" w14:textId="7D2E00B1" w:rsidR="00F95A11" w:rsidRPr="00EB0D90" w:rsidRDefault="00F95A11" w:rsidP="00EB0D90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BCC7463" wp14:editId="15319FD0">
            <wp:extent cx="5943600" cy="1731010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 rotWithShape="1">
                    <a:blip r:embed="rId55"/>
                    <a:srcRect t="45219"/>
                    <a:stretch/>
                  </pic:blipFill>
                  <pic:spPr bwMode="auto"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6B6F" w14:textId="77777777" w:rsidR="00F95A11" w:rsidRPr="00B22DCE" w:rsidRDefault="00F95A11" w:rsidP="00F95A11">
      <w:r>
        <w:lastRenderedPageBreak/>
        <w:t>Creating Input file:</w:t>
      </w:r>
    </w:p>
    <w:p w14:paraId="2124BFA7" w14:textId="50E236F0" w:rsidR="00AA2135" w:rsidRPr="00EB0D90" w:rsidRDefault="00231501" w:rsidP="00EB0D90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B8F4E95" wp14:editId="5E4FFF40">
            <wp:extent cx="5943600" cy="2300605"/>
            <wp:effectExtent l="0" t="0" r="0" b="4445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0FF7" w14:textId="10E87C29" w:rsidR="008C0F87" w:rsidRDefault="008C0F87" w:rsidP="00F95A11"/>
    <w:p w14:paraId="41EFFBD3" w14:textId="77777777" w:rsidR="00EB0D90" w:rsidRDefault="00EB0D90" w:rsidP="00F95A11"/>
    <w:p w14:paraId="3A9576EA" w14:textId="411799D3" w:rsidR="00F95A11" w:rsidRDefault="00F95A11" w:rsidP="00F95A11">
      <w:r>
        <w:t>CMD run the program:</w:t>
      </w:r>
    </w:p>
    <w:p w14:paraId="12FFD0A4" w14:textId="35B52280" w:rsidR="00F95A11" w:rsidRDefault="0086237C" w:rsidP="00F95A11">
      <w:r>
        <w:rPr>
          <w:noProof/>
        </w:rPr>
        <w:drawing>
          <wp:inline distT="0" distB="0" distL="0" distR="0" wp14:anchorId="2F1A3563" wp14:editId="75A7D692">
            <wp:extent cx="5943600" cy="15735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1F8" w14:textId="77777777" w:rsidR="008C0F87" w:rsidRDefault="008C0F87" w:rsidP="00F95A11"/>
    <w:p w14:paraId="622B9FBA" w14:textId="77777777" w:rsidR="00F95A11" w:rsidRDefault="00F95A11" w:rsidP="00F95A11"/>
    <w:p w14:paraId="7B7378E1" w14:textId="526101DD" w:rsidR="00F95A11" w:rsidRPr="00931743" w:rsidRDefault="0086237C" w:rsidP="00F95A11">
      <w:r>
        <w:rPr>
          <w:noProof/>
        </w:rPr>
        <w:drawing>
          <wp:inline distT="0" distB="0" distL="0" distR="0" wp14:anchorId="6E916FA5" wp14:editId="56ACA085">
            <wp:extent cx="5943600" cy="2655570"/>
            <wp:effectExtent l="0" t="0" r="0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4501" w14:textId="77777777" w:rsidR="00F95A11" w:rsidRDefault="00F95A11" w:rsidP="00F95A11"/>
    <w:p w14:paraId="38174BC1" w14:textId="77777777" w:rsidR="00EB0D90" w:rsidRDefault="00EB0D90" w:rsidP="00F95A11"/>
    <w:p w14:paraId="7E3B42A1" w14:textId="77777777" w:rsidR="00EB0D90" w:rsidRDefault="00EB0D90" w:rsidP="00F95A11"/>
    <w:p w14:paraId="1DF0F52E" w14:textId="76C1A747" w:rsidR="00F95A11" w:rsidRPr="00B22DCE" w:rsidRDefault="00F95A11" w:rsidP="00F95A11">
      <w:r>
        <w:lastRenderedPageBreak/>
        <w:t>Output:</w:t>
      </w:r>
    </w:p>
    <w:p w14:paraId="3FFAB9EE" w14:textId="7E8B9369" w:rsidR="00F95A11" w:rsidRDefault="0086237C" w:rsidP="00F95A11">
      <w:pPr>
        <w:jc w:val="center"/>
        <w:rPr>
          <w:sz w:val="36"/>
          <w:szCs w:val="36"/>
        </w:rPr>
      </w:pPr>
      <w:r w:rsidRPr="0086237C">
        <w:rPr>
          <w:noProof/>
          <w:sz w:val="36"/>
          <w:szCs w:val="36"/>
        </w:rPr>
        <w:drawing>
          <wp:inline distT="0" distB="0" distL="0" distR="0" wp14:anchorId="4BA32CDD" wp14:editId="484F8CF8">
            <wp:extent cx="5943600" cy="1152525"/>
            <wp:effectExtent l="0" t="0" r="0" b="9525"/>
            <wp:docPr id="67" name="Picture 6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ebsit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8643" w14:textId="77777777" w:rsidR="00F95A11" w:rsidRPr="00EB0D90" w:rsidRDefault="00F95A11" w:rsidP="00F95A11">
      <w:pPr>
        <w:jc w:val="center"/>
        <w:rPr>
          <w:sz w:val="16"/>
          <w:szCs w:val="16"/>
        </w:rPr>
      </w:pPr>
    </w:p>
    <w:p w14:paraId="04D9635E" w14:textId="5392A5E4" w:rsidR="00F95A11" w:rsidRDefault="00F95A11" w:rsidP="00F95A11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4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F95A11">
        <w:rPr>
          <w:b/>
          <w:bCs/>
          <w:color w:val="833C0B" w:themeColor="accent2" w:themeShade="80"/>
        </w:rPr>
        <w:t>Find the frequency of pairs. In this case, remove the duplicate numbers from each transaction as a data pre-processing step. Use the concept of Java set for removing duplicates.</w:t>
      </w:r>
    </w:p>
    <w:p w14:paraId="22C5AE58" w14:textId="77777777" w:rsidR="00F95A11" w:rsidRPr="00EB0D90" w:rsidRDefault="00F95A11" w:rsidP="00F95A11">
      <w:pPr>
        <w:rPr>
          <w:b/>
          <w:bCs/>
          <w:sz w:val="16"/>
          <w:szCs w:val="16"/>
        </w:rPr>
      </w:pPr>
    </w:p>
    <w:p w14:paraId="14BE2B5B" w14:textId="77777777" w:rsidR="00F95A11" w:rsidRDefault="00F95A11" w:rsidP="00F95A11">
      <w:r>
        <w:t>Source Code SS: (Mapper and Reducer Class)</w:t>
      </w:r>
    </w:p>
    <w:p w14:paraId="26F9AB4A" w14:textId="251CFB4A" w:rsidR="00F95A11" w:rsidRDefault="0086237C" w:rsidP="00F95A11">
      <w:r w:rsidRPr="0086237C">
        <w:rPr>
          <w:noProof/>
        </w:rPr>
        <w:t xml:space="preserve"> </w:t>
      </w:r>
      <w:r w:rsidR="008C0F87">
        <w:rPr>
          <w:noProof/>
        </w:rPr>
        <w:drawing>
          <wp:inline distT="0" distB="0" distL="0" distR="0" wp14:anchorId="5573E0B1" wp14:editId="56BDB148">
            <wp:extent cx="5943600" cy="2865120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87" w:rsidRPr="008C0F87">
        <w:rPr>
          <w:noProof/>
        </w:rPr>
        <w:t xml:space="preserve"> </w:t>
      </w:r>
      <w:r w:rsidR="008C0F87">
        <w:rPr>
          <w:noProof/>
        </w:rPr>
        <w:drawing>
          <wp:inline distT="0" distB="0" distL="0" distR="0" wp14:anchorId="4390F557" wp14:editId="3A5A4FD3">
            <wp:extent cx="5895975" cy="1143000"/>
            <wp:effectExtent l="0" t="0" r="9525" b="0"/>
            <wp:docPr id="78" name="Picture 7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3F5" w14:textId="77777777" w:rsidR="00F95A11" w:rsidRDefault="00F95A11" w:rsidP="00F95A11">
      <w:r>
        <w:t>Creating Jar file:</w:t>
      </w:r>
    </w:p>
    <w:p w14:paraId="735A7EA5" w14:textId="42B2AB57" w:rsidR="008C0F87" w:rsidRPr="00EB0D90" w:rsidRDefault="0086237C" w:rsidP="00EB0D90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B1355E3" wp14:editId="7A93014A">
            <wp:extent cx="5943600" cy="1555115"/>
            <wp:effectExtent l="0" t="0" r="0" b="6985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 rotWithShape="1">
                    <a:blip r:embed="rId61"/>
                    <a:srcRect t="49021" b="1"/>
                    <a:stretch/>
                  </pic:blipFill>
                  <pic:spPr bwMode="auto"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4DECF" w14:textId="77777777" w:rsidR="00EB0D90" w:rsidRDefault="00EB0D90" w:rsidP="00F95A11"/>
    <w:p w14:paraId="4604E261" w14:textId="1BA7DB4D" w:rsidR="00F95A11" w:rsidRPr="00B22DCE" w:rsidRDefault="00F95A11" w:rsidP="00F95A11">
      <w:r>
        <w:t>Creating Input file:</w:t>
      </w:r>
    </w:p>
    <w:p w14:paraId="395F9313" w14:textId="13F0FF66" w:rsidR="00F95A11" w:rsidRPr="002367F4" w:rsidRDefault="008C0F87" w:rsidP="008C0F87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FD2D4E" wp14:editId="61EE7450">
            <wp:extent cx="5943600" cy="2300605"/>
            <wp:effectExtent l="0" t="0" r="0" b="4445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1759" w14:textId="3474F796" w:rsidR="00F95A11" w:rsidRDefault="00F95A11" w:rsidP="00F95A11"/>
    <w:p w14:paraId="064B12DB" w14:textId="77777777" w:rsidR="00EB0D90" w:rsidRDefault="00EB0D90" w:rsidP="00F95A11"/>
    <w:p w14:paraId="0C7E63D6" w14:textId="77777777" w:rsidR="00F95A11" w:rsidRDefault="00F95A11" w:rsidP="00F95A11">
      <w:r>
        <w:t>CMD run the program:</w:t>
      </w:r>
    </w:p>
    <w:p w14:paraId="67C8CC8D" w14:textId="61CEA73D" w:rsidR="00F95A11" w:rsidRDefault="008C0F87" w:rsidP="00F95A11">
      <w:r>
        <w:rPr>
          <w:noProof/>
        </w:rPr>
        <w:drawing>
          <wp:inline distT="0" distB="0" distL="0" distR="0" wp14:anchorId="540EADCD" wp14:editId="15E7BF40">
            <wp:extent cx="5943600" cy="1173480"/>
            <wp:effectExtent l="0" t="0" r="0" b="762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A8A0" w14:textId="77777777" w:rsidR="00EB0D90" w:rsidRDefault="00EB0D90" w:rsidP="00F95A11"/>
    <w:p w14:paraId="751FE8AF" w14:textId="77777777" w:rsidR="008C0F87" w:rsidRDefault="008C0F87" w:rsidP="00F95A11"/>
    <w:p w14:paraId="7323D901" w14:textId="6F470098" w:rsidR="00F95A11" w:rsidRPr="00931743" w:rsidRDefault="008C0F87" w:rsidP="00F95A11">
      <w:r>
        <w:rPr>
          <w:noProof/>
        </w:rPr>
        <w:drawing>
          <wp:inline distT="0" distB="0" distL="0" distR="0" wp14:anchorId="1D29E4FB" wp14:editId="39258408">
            <wp:extent cx="5943600" cy="2644775"/>
            <wp:effectExtent l="0" t="0" r="0" b="317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F4E6" w14:textId="77777777" w:rsidR="00F95A11" w:rsidRDefault="00F95A11" w:rsidP="00F95A11"/>
    <w:p w14:paraId="6316906D" w14:textId="77777777" w:rsidR="008C0F87" w:rsidRDefault="008C0F87" w:rsidP="00F95A11"/>
    <w:p w14:paraId="31174213" w14:textId="77777777" w:rsidR="008C0F87" w:rsidRDefault="008C0F87" w:rsidP="00F95A11"/>
    <w:p w14:paraId="702B63AD" w14:textId="77777777" w:rsidR="00EB0D90" w:rsidRDefault="00EB0D90" w:rsidP="00F95A11"/>
    <w:p w14:paraId="26E7E702" w14:textId="25B01BE8" w:rsidR="00F95A11" w:rsidRPr="00B22DCE" w:rsidRDefault="00F95A11" w:rsidP="00F95A11">
      <w:r>
        <w:lastRenderedPageBreak/>
        <w:t>Output:</w:t>
      </w:r>
    </w:p>
    <w:p w14:paraId="29960E32" w14:textId="4DE46AC3" w:rsidR="00F95A11" w:rsidRDefault="008C0F87" w:rsidP="00F95A11">
      <w:pPr>
        <w:jc w:val="center"/>
        <w:rPr>
          <w:sz w:val="36"/>
          <w:szCs w:val="36"/>
        </w:rPr>
      </w:pPr>
      <w:r w:rsidRPr="008C0F87">
        <w:rPr>
          <w:noProof/>
          <w:sz w:val="36"/>
          <w:szCs w:val="36"/>
        </w:rPr>
        <w:drawing>
          <wp:inline distT="0" distB="0" distL="0" distR="0" wp14:anchorId="7967D8CF" wp14:editId="5256F82B">
            <wp:extent cx="5943600" cy="25768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BD5" w14:textId="1C2CE0EC" w:rsidR="008B0E50" w:rsidRDefault="008B0E50" w:rsidP="00F95A11">
      <w:pPr>
        <w:jc w:val="center"/>
        <w:rPr>
          <w:sz w:val="36"/>
          <w:szCs w:val="36"/>
        </w:rPr>
      </w:pPr>
    </w:p>
    <w:p w14:paraId="5E5A1F2D" w14:textId="77777777" w:rsidR="008B0E50" w:rsidRDefault="008B0E50" w:rsidP="008B0E5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u w:val="single"/>
        </w:rPr>
      </w:pPr>
    </w:p>
    <w:p w14:paraId="426AE53A" w14:textId="3DC9E7DD" w:rsidR="008B0E50" w:rsidRPr="002D2274" w:rsidRDefault="008B0E50" w:rsidP="008B0E50">
      <w:pPr>
        <w:spacing w:line="276" w:lineRule="auto"/>
        <w:jc w:val="center"/>
        <w:rPr>
          <w:b/>
          <w:bCs/>
          <w:sz w:val="28"/>
          <w:szCs w:val="28"/>
        </w:rPr>
      </w:pPr>
      <w:r w:rsidRPr="002D2274">
        <w:rPr>
          <w:b/>
          <w:bCs/>
          <w:sz w:val="28"/>
          <w:szCs w:val="28"/>
        </w:rPr>
        <w:t xml:space="preserve">LAB </w:t>
      </w:r>
      <w:r>
        <w:rPr>
          <w:b/>
          <w:bCs/>
          <w:sz w:val="28"/>
          <w:szCs w:val="28"/>
        </w:rPr>
        <w:t>3 Bonus Part</w:t>
      </w:r>
    </w:p>
    <w:p w14:paraId="19E8C0C8" w14:textId="77777777" w:rsidR="008B0E50" w:rsidRPr="002D2274" w:rsidRDefault="008B0E50" w:rsidP="008B0E50">
      <w:pPr>
        <w:spacing w:line="276" w:lineRule="auto"/>
        <w:jc w:val="center"/>
        <w:rPr>
          <w:sz w:val="28"/>
          <w:szCs w:val="28"/>
        </w:rPr>
      </w:pPr>
      <w:r w:rsidRPr="002D2274">
        <w:rPr>
          <w:sz w:val="28"/>
          <w:szCs w:val="28"/>
        </w:rPr>
        <w:t>**--------------------------------------------**</w:t>
      </w:r>
    </w:p>
    <w:p w14:paraId="00BD8FB6" w14:textId="45CEF302" w:rsidR="008B0E50" w:rsidRPr="008B0E50" w:rsidRDefault="008B0E50" w:rsidP="008B0E50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9E723A">
        <w:rPr>
          <w:b/>
          <w:bCs/>
        </w:rPr>
        <w:t xml:space="preserve">1. </w:t>
      </w:r>
      <w:r w:rsidR="00EB26DB" w:rsidRPr="00EB26DB">
        <w:rPr>
          <w:b/>
          <w:bCs/>
        </w:rPr>
        <w:t>Bonus: If you are able to execute this program, then write a program of your own that generates sum of Odd and sum of even numbers from the same csv files.</w:t>
      </w:r>
    </w:p>
    <w:p w14:paraId="7A03F1EE" w14:textId="77777777" w:rsidR="00EB26DB" w:rsidRDefault="00EB26DB" w:rsidP="00EB26DB"/>
    <w:p w14:paraId="1E63A7C7" w14:textId="04651FFD" w:rsidR="008B0E50" w:rsidRPr="00EB26DB" w:rsidRDefault="00EB26DB" w:rsidP="00EB26DB">
      <w:r>
        <w:t>Source Code SS: (Mapper and Reducer Class)</w:t>
      </w:r>
    </w:p>
    <w:p w14:paraId="50BA021C" w14:textId="4ACB9C26" w:rsidR="008B0E50" w:rsidRDefault="008B0E50" w:rsidP="00F95A11">
      <w:pPr>
        <w:jc w:val="center"/>
        <w:rPr>
          <w:noProof/>
        </w:rPr>
      </w:pPr>
      <w:r w:rsidRPr="008B0E50">
        <w:rPr>
          <w:noProof/>
          <w:sz w:val="36"/>
          <w:szCs w:val="36"/>
        </w:rPr>
        <w:drawing>
          <wp:inline distT="0" distB="0" distL="0" distR="0" wp14:anchorId="0926F76E" wp14:editId="39E75B1B">
            <wp:extent cx="5943600" cy="2611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6DB" w:rsidRPr="00EB26DB">
        <w:rPr>
          <w:noProof/>
        </w:rPr>
        <w:t xml:space="preserve"> </w:t>
      </w:r>
      <w:r w:rsidR="00EB26DB" w:rsidRPr="00EB26DB">
        <w:rPr>
          <w:sz w:val="36"/>
          <w:szCs w:val="36"/>
        </w:rPr>
        <w:drawing>
          <wp:inline distT="0" distB="0" distL="0" distR="0" wp14:anchorId="2F7184E9" wp14:editId="71E94110">
            <wp:extent cx="5988681" cy="11607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0405" cy="11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028" w14:textId="210E449C" w:rsidR="00EB26DB" w:rsidRDefault="00EB26DB" w:rsidP="00EB26DB">
      <w:r>
        <w:lastRenderedPageBreak/>
        <w:t>Creating Input file:</w:t>
      </w:r>
    </w:p>
    <w:p w14:paraId="5B975176" w14:textId="1DF2412A" w:rsidR="00EB26DB" w:rsidRDefault="00EB26DB" w:rsidP="00F95A11">
      <w:pPr>
        <w:jc w:val="center"/>
        <w:rPr>
          <w:sz w:val="36"/>
          <w:szCs w:val="36"/>
        </w:rPr>
      </w:pPr>
      <w:r w:rsidRPr="00EB26DB">
        <w:rPr>
          <w:sz w:val="36"/>
          <w:szCs w:val="36"/>
        </w:rPr>
        <w:drawing>
          <wp:inline distT="0" distB="0" distL="0" distR="0" wp14:anchorId="443EEF67" wp14:editId="2B8EBD64">
            <wp:extent cx="5943600" cy="3121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BC40" w14:textId="77777777" w:rsidR="00EB26DB" w:rsidRDefault="00EB26DB" w:rsidP="00F95A11">
      <w:pPr>
        <w:jc w:val="center"/>
        <w:rPr>
          <w:sz w:val="36"/>
          <w:szCs w:val="36"/>
        </w:rPr>
      </w:pPr>
    </w:p>
    <w:p w14:paraId="7AD45B89" w14:textId="77777777" w:rsidR="00EB26DB" w:rsidRDefault="00EB26DB" w:rsidP="00EB26DB">
      <w:r>
        <w:t>Creating Input file:</w:t>
      </w:r>
    </w:p>
    <w:p w14:paraId="1B2FF677" w14:textId="740916F3" w:rsidR="00EB26DB" w:rsidRDefault="00EB26DB" w:rsidP="00F95A1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BC267E2" wp14:editId="4AC5B65F">
            <wp:extent cx="5943600" cy="1530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665E" w14:textId="77777777" w:rsidR="00EB26DB" w:rsidRDefault="00EB26DB" w:rsidP="00F95A11">
      <w:pPr>
        <w:jc w:val="center"/>
        <w:rPr>
          <w:sz w:val="36"/>
          <w:szCs w:val="36"/>
        </w:rPr>
      </w:pPr>
    </w:p>
    <w:p w14:paraId="0078C7A2" w14:textId="62CD38A4" w:rsidR="00EB26DB" w:rsidRPr="00EB26DB" w:rsidRDefault="00EB26DB" w:rsidP="00EB26DB">
      <w:r>
        <w:t>CMD run the program:</w:t>
      </w:r>
    </w:p>
    <w:p w14:paraId="2870A144" w14:textId="4936B173" w:rsidR="00EB26DB" w:rsidRDefault="00EB26DB" w:rsidP="00F95A11">
      <w:pPr>
        <w:jc w:val="center"/>
        <w:rPr>
          <w:b/>
          <w:bCs/>
          <w:sz w:val="36"/>
          <w:szCs w:val="36"/>
        </w:rPr>
      </w:pPr>
      <w:r w:rsidRPr="00EB26DB">
        <w:rPr>
          <w:b/>
          <w:bCs/>
          <w:sz w:val="36"/>
          <w:szCs w:val="36"/>
        </w:rPr>
        <w:drawing>
          <wp:inline distT="0" distB="0" distL="0" distR="0" wp14:anchorId="2BFB515E" wp14:editId="58629F7E">
            <wp:extent cx="5943600" cy="1235075"/>
            <wp:effectExtent l="0" t="0" r="0" b="31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F52" w14:textId="77777777" w:rsidR="00EB26DB" w:rsidRDefault="00EB26DB" w:rsidP="00F95A11">
      <w:pPr>
        <w:jc w:val="center"/>
        <w:rPr>
          <w:b/>
          <w:bCs/>
          <w:sz w:val="36"/>
          <w:szCs w:val="36"/>
        </w:rPr>
      </w:pPr>
    </w:p>
    <w:p w14:paraId="79B0BEAC" w14:textId="574F9EC2" w:rsidR="00EB26DB" w:rsidRDefault="00EB26DB" w:rsidP="00F95A11">
      <w:pPr>
        <w:jc w:val="center"/>
        <w:rPr>
          <w:b/>
          <w:bCs/>
          <w:sz w:val="36"/>
          <w:szCs w:val="36"/>
        </w:rPr>
      </w:pPr>
      <w:r w:rsidRPr="00EB26DB">
        <w:rPr>
          <w:b/>
          <w:bCs/>
          <w:sz w:val="36"/>
          <w:szCs w:val="36"/>
        </w:rPr>
        <w:lastRenderedPageBreak/>
        <w:drawing>
          <wp:inline distT="0" distB="0" distL="0" distR="0" wp14:anchorId="73B5C6DD" wp14:editId="4EEF30F9">
            <wp:extent cx="5943600" cy="26187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5F74" w14:textId="790DC977" w:rsidR="00EB26DB" w:rsidRDefault="00EB26DB" w:rsidP="00EB26DB">
      <w:pPr>
        <w:rPr>
          <w:b/>
          <w:bCs/>
          <w:sz w:val="36"/>
          <w:szCs w:val="36"/>
        </w:rPr>
      </w:pPr>
    </w:p>
    <w:p w14:paraId="20F6E2C1" w14:textId="39E237BE" w:rsidR="00EB26DB" w:rsidRPr="00EB26DB" w:rsidRDefault="00EB26DB" w:rsidP="00EB26DB">
      <w:r>
        <w:t>Output:</w:t>
      </w:r>
    </w:p>
    <w:p w14:paraId="641F72FA" w14:textId="724845F6" w:rsidR="00EB26DB" w:rsidRDefault="00EB26DB" w:rsidP="00F95A11">
      <w:pPr>
        <w:jc w:val="center"/>
        <w:rPr>
          <w:sz w:val="36"/>
          <w:szCs w:val="36"/>
        </w:rPr>
      </w:pPr>
      <w:r w:rsidRPr="00EB26DB">
        <w:rPr>
          <w:sz w:val="36"/>
          <w:szCs w:val="36"/>
        </w:rPr>
        <w:drawing>
          <wp:inline distT="0" distB="0" distL="0" distR="0" wp14:anchorId="59B0F05E" wp14:editId="776A12B1">
            <wp:extent cx="5943600" cy="1520190"/>
            <wp:effectExtent l="0" t="0" r="0" b="381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B">
      <w:footerReference w:type="default" r:id="rId72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7620C" w14:textId="77777777" w:rsidR="006874AF" w:rsidRDefault="006874AF">
      <w:r>
        <w:separator/>
      </w:r>
    </w:p>
  </w:endnote>
  <w:endnote w:type="continuationSeparator" w:id="0">
    <w:p w14:paraId="7CB37F70" w14:textId="77777777" w:rsidR="006874AF" w:rsidRDefault="00687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6235B" w14:textId="77777777" w:rsidR="009D2B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62DCA">
      <w:rPr>
        <w:noProof/>
        <w:color w:val="000000"/>
      </w:rPr>
      <w:t>2</w:t>
    </w:r>
    <w:r>
      <w:rPr>
        <w:color w:val="000000"/>
      </w:rPr>
      <w:fldChar w:fldCharType="end"/>
    </w:r>
  </w:p>
  <w:p w14:paraId="352723B7" w14:textId="77777777" w:rsidR="009D2B0D" w:rsidRDefault="009D2B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54F1C" w14:textId="77777777" w:rsidR="006874AF" w:rsidRDefault="006874AF">
      <w:r>
        <w:separator/>
      </w:r>
    </w:p>
  </w:footnote>
  <w:footnote w:type="continuationSeparator" w:id="0">
    <w:p w14:paraId="3AEC4437" w14:textId="77777777" w:rsidR="006874AF" w:rsidRDefault="00687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6325"/>
    <w:multiLevelType w:val="hybridMultilevel"/>
    <w:tmpl w:val="3FC01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24830"/>
    <w:multiLevelType w:val="hybridMultilevel"/>
    <w:tmpl w:val="166A6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162436">
    <w:abstractNumId w:val="1"/>
  </w:num>
  <w:num w:numId="2" w16cid:durableId="33118344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hsenul Kabir Mithun">
    <w15:presenceInfo w15:providerId="Windows Live" w15:userId="c3cc6cf1a8328f9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B0D"/>
    <w:rsid w:val="00041009"/>
    <w:rsid w:val="0009393B"/>
    <w:rsid w:val="00231501"/>
    <w:rsid w:val="002367F4"/>
    <w:rsid w:val="002D2274"/>
    <w:rsid w:val="00311073"/>
    <w:rsid w:val="0032065F"/>
    <w:rsid w:val="00362DCA"/>
    <w:rsid w:val="004B0562"/>
    <w:rsid w:val="004F0CE8"/>
    <w:rsid w:val="00622429"/>
    <w:rsid w:val="006874AF"/>
    <w:rsid w:val="00754E82"/>
    <w:rsid w:val="007D28AB"/>
    <w:rsid w:val="0086237C"/>
    <w:rsid w:val="008B0E50"/>
    <w:rsid w:val="008C0F87"/>
    <w:rsid w:val="008F1AD2"/>
    <w:rsid w:val="00931743"/>
    <w:rsid w:val="009D2B0D"/>
    <w:rsid w:val="009E723A"/>
    <w:rsid w:val="00AA2135"/>
    <w:rsid w:val="00B22DCE"/>
    <w:rsid w:val="00B74DDA"/>
    <w:rsid w:val="00D91C2E"/>
    <w:rsid w:val="00EB0D90"/>
    <w:rsid w:val="00EB26DB"/>
    <w:rsid w:val="00F03B7D"/>
    <w:rsid w:val="00F95A11"/>
    <w:rsid w:val="00FE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17FC5"/>
  <w15:docId w15:val="{3DE4561E-0016-4F55-932D-FFE5FFFE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6DB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243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1058A9"/>
  </w:style>
  <w:style w:type="paragraph" w:styleId="Revision">
    <w:name w:val="Revision"/>
    <w:hidden/>
    <w:uiPriority w:val="99"/>
    <w:semiHidden/>
    <w:rsid w:val="00041009"/>
    <w:rPr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gi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gi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CJkI2Vzo8wjAZLjWk+O7pRxy8g==">AMUW2mXA0uDmXcBGdt/lKDscW0SI1ISCoywV6ySxnpVp66a6G1jdKUwTIMGeppn99xzuUGP+MY+UpLW1mCyNFQ6o6xLZ0datSzq/TOFqsRsNZ0brJVjc1/s=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1160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Mohsenul Kabir Mithun</cp:lastModifiedBy>
  <cp:revision>31</cp:revision>
  <dcterms:created xsi:type="dcterms:W3CDTF">2023-03-07T12:16:00Z</dcterms:created>
  <dcterms:modified xsi:type="dcterms:W3CDTF">2023-04-05T16:19:00Z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5d999fae2a8d97d89850e3c3e448c373b47dfa76107ef3bdfdc21d4441b45c99</vt:lpwstr>
  </property>
</Properties>
</file>